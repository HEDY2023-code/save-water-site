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1AAD2" w14:textId="77777777" w:rsidR="00547FEE" w:rsidRPr="00547FEE" w:rsidRDefault="00547FEE" w:rsidP="00547FEE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val="en-US" w:bidi="ar-EG"/>
        </w:rPr>
      </w:pPr>
      <w:r w:rsidRPr="00547FEE">
        <w:rPr>
          <w:rFonts w:asciiTheme="majorBidi" w:hAnsiTheme="majorBidi" w:cstheme="majorBidi"/>
          <w:b/>
          <w:bCs/>
          <w:sz w:val="32"/>
          <w:szCs w:val="32"/>
          <w:u w:val="single"/>
          <w:lang w:val="en-US" w:bidi="ar-EG"/>
        </w:rPr>
        <w:t>Sinnuris Living Lab for Smart Irrigation and Water Allocation</w:t>
      </w:r>
    </w:p>
    <w:p w14:paraId="3682FE7A" w14:textId="77777777" w:rsidR="00547FEE" w:rsidRPr="00120AA8" w:rsidRDefault="00547FEE" w:rsidP="00547FEE">
      <w:pPr>
        <w:rPr>
          <w:b/>
          <w:bCs/>
          <w:color w:val="002060"/>
          <w:u w:val="single"/>
          <w:lang w:val="en-US" w:bidi="ar-EG"/>
          <w:rPrChange w:id="0" w:author="USER" w:date="2025-11-27T00:49:00Z" w16du:dateUtc="2025-11-26T21:49:00Z">
            <w:rPr>
              <w:b/>
              <w:bCs/>
              <w:color w:val="C00000"/>
              <w:u w:val="single"/>
              <w:lang w:val="en-US" w:bidi="ar-EG"/>
            </w:rPr>
          </w:rPrChange>
        </w:rPr>
      </w:pPr>
      <w:r w:rsidRPr="00120AA8">
        <w:rPr>
          <w:b/>
          <w:bCs/>
          <w:color w:val="002060"/>
          <w:u w:val="single"/>
          <w:lang w:val="en-US" w:bidi="ar-EG"/>
          <w:rPrChange w:id="1" w:author="USER" w:date="2025-11-27T00:49:00Z" w16du:dateUtc="2025-11-26T21:49:00Z">
            <w:rPr>
              <w:b/>
              <w:bCs/>
              <w:color w:val="C00000"/>
              <w:u w:val="single"/>
              <w:lang w:val="en-US" w:bidi="ar-EG"/>
            </w:rPr>
          </w:rPrChange>
        </w:rPr>
        <w:t>1. General Information</w:t>
      </w:r>
    </w:p>
    <w:p w14:paraId="5A694D09" w14:textId="7474BCBA" w:rsidR="00547FEE" w:rsidRPr="00547FEE" w:rsidRDefault="00547FEE" w:rsidP="00120AA8">
      <w:pPr>
        <w:spacing w:line="360" w:lineRule="auto"/>
        <w:rPr>
          <w:lang w:val="en-US" w:bidi="ar-EG"/>
        </w:rPr>
        <w:pPrChange w:id="2" w:author="USER" w:date="2025-11-27T00:49:00Z" w16du:dateUtc="2025-11-26T21:49:00Z">
          <w:pPr/>
        </w:pPrChange>
      </w:pPr>
      <w:r w:rsidRPr="00547FEE">
        <w:rPr>
          <w:b/>
          <w:bCs/>
          <w:lang w:val="en-US" w:bidi="ar-EG"/>
        </w:rPr>
        <w:t>Living Lab Name:</w:t>
      </w:r>
      <w:r w:rsidRPr="00547FEE">
        <w:rPr>
          <w:lang w:val="en-US" w:bidi="ar-EG"/>
        </w:rPr>
        <w:t xml:space="preserve"> </w:t>
      </w:r>
      <w:del w:id="3" w:author="USER" w:date="2025-11-27T00:00:00Z" w16du:dateUtc="2025-11-26T21:00:00Z">
        <w:r w:rsidRPr="00547FEE" w:rsidDel="00B9331D">
          <w:rPr>
            <w:lang w:val="en-US" w:bidi="ar-EG"/>
          </w:rPr>
          <w:delText xml:space="preserve">Sinnuris </w:delText>
        </w:r>
      </w:del>
      <w:ins w:id="4" w:author="USER" w:date="2025-11-27T00:00:00Z" w16du:dateUtc="2025-11-26T21:00:00Z">
        <w:r w:rsidR="00B9331D">
          <w:rPr>
            <w:lang w:val="en-US"/>
          </w:rPr>
          <w:t>Fayoum</w:t>
        </w:r>
        <w:r w:rsidR="00B9331D" w:rsidRPr="00446297">
          <w:rPr>
            <w:lang w:val="en-US"/>
          </w:rPr>
          <w:t xml:space="preserve"> Living Lab for Irrigation Water Allocation</w:t>
        </w:r>
      </w:ins>
      <w:del w:id="5" w:author="USER" w:date="2025-11-27T00:00:00Z" w16du:dateUtc="2025-11-26T21:00:00Z">
        <w:r w:rsidRPr="00547FEE" w:rsidDel="00B9331D">
          <w:rPr>
            <w:lang w:val="en-US" w:bidi="ar-EG"/>
          </w:rPr>
          <w:delText>Living Lab for Smart Irrigation and Water Allocation</w:delText>
        </w:r>
      </w:del>
      <w:r w:rsidRPr="00547FEE">
        <w:rPr>
          <w:lang w:val="en-US" w:bidi="ar-EG"/>
        </w:rPr>
        <w:br/>
      </w:r>
      <w:r w:rsidRPr="00547FEE">
        <w:rPr>
          <w:b/>
          <w:bCs/>
          <w:lang w:val="en-US" w:bidi="ar-EG"/>
        </w:rPr>
        <w:t>Theme / Field:</w:t>
      </w:r>
      <w:r w:rsidRPr="00547FEE">
        <w:rPr>
          <w:lang w:val="en-US" w:bidi="ar-EG"/>
        </w:rPr>
        <w:t xml:space="preserve"> Remote Sensing, GIS-based Water Management, NDVI Monitoring, Hydraulic Modelling, Irrigation Efficiency</w:t>
      </w:r>
      <w:r w:rsidRPr="00547FEE">
        <w:rPr>
          <w:lang w:val="en-US" w:bidi="ar-EG"/>
        </w:rPr>
        <w:br/>
      </w:r>
      <w:r w:rsidRPr="00547FEE">
        <w:rPr>
          <w:b/>
          <w:bCs/>
          <w:lang w:val="en-US" w:bidi="ar-EG"/>
        </w:rPr>
        <w:t>Location:</w:t>
      </w:r>
      <w:r w:rsidRPr="00547FEE">
        <w:rPr>
          <w:lang w:val="en-US" w:bidi="ar-EG"/>
        </w:rPr>
        <w:t xml:space="preserve"> Sinnuris District – Fayoum Governorate – Egypt</w:t>
      </w:r>
      <w:r w:rsidRPr="00547FEE">
        <w:rPr>
          <w:lang w:val="en-US" w:bidi="ar-EG"/>
        </w:rPr>
        <w:br/>
      </w:r>
      <w:r w:rsidRPr="00547FEE">
        <w:rPr>
          <w:b/>
          <w:bCs/>
          <w:lang w:val="en-US" w:bidi="ar-EG"/>
        </w:rPr>
        <w:t>Establishment Year:</w:t>
      </w:r>
      <w:r w:rsidRPr="00547FEE">
        <w:rPr>
          <w:lang w:val="en-US" w:bidi="ar-EG"/>
        </w:rPr>
        <w:t xml:space="preserve"> </w:t>
      </w:r>
      <w:del w:id="6" w:author="USER" w:date="2025-11-27T00:02:00Z" w16du:dateUtc="2025-11-26T21:02:00Z">
        <w:r w:rsidRPr="00547FEE" w:rsidDel="00B9331D">
          <w:rPr>
            <w:lang w:val="en-US" w:bidi="ar-EG"/>
          </w:rPr>
          <w:delText>2025</w:delText>
        </w:r>
      </w:del>
      <w:ins w:id="7" w:author="USER" w:date="2025-11-27T00:02:00Z" w16du:dateUtc="2025-11-26T21:02:00Z">
        <w:r w:rsidR="00B9331D">
          <w:rPr>
            <w:lang w:val="en-US" w:bidi="ar-EG"/>
          </w:rPr>
          <w:t>2026</w:t>
        </w:r>
      </w:ins>
      <w:r w:rsidRPr="00547FEE">
        <w:rPr>
          <w:lang w:val="en-US" w:bidi="ar-EG"/>
        </w:rPr>
        <w:br/>
      </w:r>
      <w:r w:rsidRPr="00547FEE">
        <w:rPr>
          <w:b/>
          <w:bCs/>
          <w:lang w:val="en-US" w:bidi="ar-EG"/>
        </w:rPr>
        <w:t>Project Duration:</w:t>
      </w:r>
      <w:r w:rsidRPr="00547FEE">
        <w:rPr>
          <w:lang w:val="en-US" w:bidi="ar-EG"/>
        </w:rPr>
        <w:t xml:space="preserve"> 2025–</w:t>
      </w:r>
      <w:del w:id="8" w:author="USER" w:date="2025-11-27T00:01:00Z" w16du:dateUtc="2025-11-26T21:01:00Z">
        <w:r w:rsidRPr="00547FEE" w:rsidDel="00B9331D">
          <w:rPr>
            <w:lang w:val="en-US" w:bidi="ar-EG"/>
          </w:rPr>
          <w:delText>20</w:delText>
        </w:r>
        <w:r w:rsidDel="00B9331D">
          <w:rPr>
            <w:lang w:val="en-US" w:bidi="ar-EG"/>
          </w:rPr>
          <w:delText>27</w:delText>
        </w:r>
      </w:del>
      <w:ins w:id="9" w:author="USER" w:date="2025-11-27T00:01:00Z" w16du:dateUtc="2025-11-26T21:01:00Z">
        <w:r w:rsidR="00B9331D">
          <w:rPr>
            <w:lang w:val="en-US" w:bidi="ar-EG"/>
          </w:rPr>
          <w:t>2028</w:t>
        </w:r>
      </w:ins>
    </w:p>
    <w:p w14:paraId="14BD2D63" w14:textId="01BDBDE6" w:rsidR="00547FEE" w:rsidRPr="00547FEE" w:rsidRDefault="00547FEE" w:rsidP="00B9331D">
      <w:pPr>
        <w:jc w:val="both"/>
        <w:rPr>
          <w:lang w:val="en-US" w:bidi="ar-EG"/>
        </w:rPr>
      </w:pPr>
      <w:r w:rsidRPr="00547FEE">
        <w:rPr>
          <w:b/>
          <w:bCs/>
          <w:lang w:val="en-US" w:bidi="ar-EG"/>
        </w:rPr>
        <w:t>General Description:</w:t>
      </w:r>
      <w:r w:rsidRPr="00547FEE">
        <w:rPr>
          <w:lang w:val="en-US" w:bidi="ar-EG"/>
        </w:rPr>
        <w:br/>
        <w:t xml:space="preserve">The </w:t>
      </w:r>
      <w:del w:id="10" w:author="USER" w:date="2025-11-27T00:03:00Z" w16du:dateUtc="2025-11-26T21:03:00Z">
        <w:r w:rsidRPr="00547FEE" w:rsidDel="00B9331D">
          <w:rPr>
            <w:lang w:val="en-US" w:bidi="ar-EG"/>
          </w:rPr>
          <w:delText xml:space="preserve">Sinnuris </w:delText>
        </w:r>
      </w:del>
      <w:ins w:id="11" w:author="USER" w:date="2025-11-27T00:03:00Z" w16du:dateUtc="2025-11-26T21:03:00Z">
        <w:r w:rsidR="00B9331D">
          <w:rPr>
            <w:lang w:val="en-US" w:bidi="ar-EG"/>
          </w:rPr>
          <w:t>Fayoum</w:t>
        </w:r>
        <w:r w:rsidR="00B9331D" w:rsidRPr="00547FEE">
          <w:rPr>
            <w:lang w:val="en-US" w:bidi="ar-EG"/>
          </w:rPr>
          <w:t xml:space="preserve"> </w:t>
        </w:r>
      </w:ins>
      <w:r w:rsidRPr="00547FEE">
        <w:rPr>
          <w:lang w:val="en-US" w:bidi="ar-EG"/>
        </w:rPr>
        <w:t>Living Lab</w:t>
      </w:r>
      <w:ins w:id="12" w:author="USER" w:date="2025-11-27T00:08:00Z" w16du:dateUtc="2025-11-26T21:08:00Z">
        <w:r w:rsidR="00B9331D">
          <w:rPr>
            <w:lang w:val="en-US" w:bidi="ar-EG"/>
          </w:rPr>
          <w:t xml:space="preserve"> (FLL)</w:t>
        </w:r>
      </w:ins>
      <w:r w:rsidRPr="00547FEE">
        <w:rPr>
          <w:lang w:val="en-US" w:bidi="ar-EG"/>
        </w:rPr>
        <w:t xml:space="preserve"> is an advanced applied platform established to develop irrigation water management within the Sinnuris command area—an active agricultural region </w:t>
      </w:r>
      <w:del w:id="13" w:author="USER" w:date="2025-11-27T00:02:00Z" w16du:dateUtc="2025-11-26T21:02:00Z">
        <w:r w:rsidRPr="00547FEE" w:rsidDel="00B9331D">
          <w:rPr>
            <w:lang w:val="en-US" w:bidi="ar-EG"/>
          </w:rPr>
          <w:delText xml:space="preserve">experiencing </w:delText>
        </w:r>
      </w:del>
      <w:ins w:id="14" w:author="USER" w:date="2025-11-27T00:02:00Z" w16du:dateUtc="2025-11-26T21:02:00Z">
        <w:r w:rsidR="00B9331D" w:rsidRPr="00547FEE">
          <w:rPr>
            <w:lang w:val="en-US" w:bidi="ar-EG"/>
          </w:rPr>
          <w:t>experienc</w:t>
        </w:r>
        <w:r w:rsidR="00B9331D">
          <w:rPr>
            <w:lang w:val="en-US" w:bidi="ar-EG"/>
          </w:rPr>
          <w:t>ed</w:t>
        </w:r>
        <w:r w:rsidR="00B9331D" w:rsidRPr="00547FEE">
          <w:rPr>
            <w:lang w:val="en-US" w:bidi="ar-EG"/>
          </w:rPr>
          <w:t xml:space="preserve"> </w:t>
        </w:r>
      </w:ins>
      <w:r w:rsidRPr="00547FEE">
        <w:rPr>
          <w:lang w:val="en-US" w:bidi="ar-EG"/>
        </w:rPr>
        <w:t xml:space="preserve">continuous urban expansion that </w:t>
      </w:r>
      <w:del w:id="15" w:author="USER" w:date="2025-11-27T00:02:00Z" w16du:dateUtc="2025-11-26T21:02:00Z">
        <w:r w:rsidRPr="00547FEE" w:rsidDel="00B9331D">
          <w:rPr>
            <w:lang w:val="en-US" w:bidi="ar-EG"/>
          </w:rPr>
          <w:delText xml:space="preserve">may </w:delText>
        </w:r>
      </w:del>
      <w:r w:rsidRPr="00547FEE">
        <w:rPr>
          <w:lang w:val="en-US" w:bidi="ar-EG"/>
        </w:rPr>
        <w:t>reduce</w:t>
      </w:r>
      <w:ins w:id="16" w:author="USER" w:date="2025-11-27T00:02:00Z" w16du:dateUtc="2025-11-26T21:02:00Z">
        <w:r w:rsidR="00B9331D">
          <w:rPr>
            <w:lang w:val="en-US" w:bidi="ar-EG"/>
          </w:rPr>
          <w:t>d the</w:t>
        </w:r>
      </w:ins>
      <w:r w:rsidRPr="00547FEE">
        <w:rPr>
          <w:lang w:val="en-US" w:bidi="ar-EG"/>
        </w:rPr>
        <w:t xml:space="preserve"> cultivated land, allowing part of the irrigation water to be reallocated to other areas </w:t>
      </w:r>
      <w:del w:id="17" w:author="USER" w:date="2025-11-27T00:03:00Z" w16du:dateUtc="2025-11-26T21:03:00Z">
        <w:r w:rsidRPr="00547FEE" w:rsidDel="00B9331D">
          <w:rPr>
            <w:lang w:val="en-US" w:bidi="ar-EG"/>
          </w:rPr>
          <w:delText xml:space="preserve">when </w:delText>
        </w:r>
      </w:del>
      <w:ins w:id="18" w:author="USER" w:date="2025-11-27T00:03:00Z" w16du:dateUtc="2025-11-26T21:03:00Z">
        <w:r w:rsidR="00B9331D">
          <w:rPr>
            <w:lang w:val="en-US" w:bidi="ar-EG"/>
          </w:rPr>
          <w:t xml:space="preserve">as </w:t>
        </w:r>
      </w:ins>
      <w:r w:rsidRPr="00547FEE">
        <w:rPr>
          <w:lang w:val="en-US" w:bidi="ar-EG"/>
        </w:rPr>
        <w:t>the actual cropped area decrease</w:t>
      </w:r>
      <w:del w:id="19" w:author="USER" w:date="2025-11-27T00:03:00Z" w16du:dateUtc="2025-11-26T21:03:00Z">
        <w:r w:rsidRPr="00547FEE" w:rsidDel="00B9331D">
          <w:rPr>
            <w:lang w:val="en-US" w:bidi="ar-EG"/>
          </w:rPr>
          <w:delText>s</w:delText>
        </w:r>
      </w:del>
      <w:ins w:id="20" w:author="USER" w:date="2025-11-27T00:03:00Z" w16du:dateUtc="2025-11-26T21:03:00Z">
        <w:r w:rsidR="00B9331D">
          <w:rPr>
            <w:lang w:val="en-US" w:bidi="ar-EG"/>
          </w:rPr>
          <w:t>d</w:t>
        </w:r>
      </w:ins>
      <w:r w:rsidRPr="00547FEE">
        <w:rPr>
          <w:lang w:val="en-US" w:bidi="ar-EG"/>
        </w:rPr>
        <w:t>.</w:t>
      </w:r>
    </w:p>
    <w:p w14:paraId="3B469E60" w14:textId="50F7A853" w:rsidR="00B9331D" w:rsidRPr="00547FEE" w:rsidRDefault="00547FEE" w:rsidP="00B9331D">
      <w:pPr>
        <w:jc w:val="both"/>
        <w:rPr>
          <w:moveTo w:id="21" w:author="USER" w:date="2025-11-27T00:07:00Z" w16du:dateUtc="2025-11-26T21:07:00Z"/>
          <w:lang w:val="en-US" w:bidi="ar-EG"/>
        </w:rPr>
        <w:pPrChange w:id="22" w:author="USER" w:date="2025-11-27T00:07:00Z" w16du:dateUtc="2025-11-26T21:07:00Z">
          <w:pPr/>
        </w:pPrChange>
      </w:pPr>
      <w:r w:rsidRPr="00547FEE">
        <w:rPr>
          <w:lang w:val="en-US" w:bidi="ar-EG"/>
        </w:rPr>
        <w:t>The Living Lab integrates remote sensing technologies</w:t>
      </w:r>
      <w:del w:id="23" w:author="USER" w:date="2025-11-27T00:04:00Z" w16du:dateUtc="2025-11-26T21:04:00Z">
        <w:r w:rsidRPr="00547FEE" w:rsidDel="00B9331D">
          <w:rPr>
            <w:lang w:val="en-US" w:bidi="ar-EG"/>
          </w:rPr>
          <w:delText xml:space="preserve"> (Sentinel-2, Landsat)</w:delText>
        </w:r>
      </w:del>
      <w:r w:rsidRPr="00547FEE">
        <w:rPr>
          <w:lang w:val="en-US" w:bidi="ar-EG"/>
        </w:rPr>
        <w:t>, GIS analysis</w:t>
      </w:r>
      <w:del w:id="24" w:author="USER" w:date="2025-11-27T00:04:00Z" w16du:dateUtc="2025-11-26T21:04:00Z">
        <w:r w:rsidRPr="00547FEE" w:rsidDel="00B9331D">
          <w:rPr>
            <w:lang w:val="en-US" w:bidi="ar-EG"/>
          </w:rPr>
          <w:delText xml:space="preserve"> (NDVI monitoring, land-use change detection)</w:delText>
        </w:r>
      </w:del>
      <w:r w:rsidRPr="00547FEE">
        <w:rPr>
          <w:lang w:val="en-US" w:bidi="ar-EG"/>
        </w:rPr>
        <w:t>, hydraulic modelling, and engineering assessment of the irrigation network to support evidence-based decision-making using accurate and up-to-date data.</w:t>
      </w:r>
      <w:ins w:id="25" w:author="USER" w:date="2025-11-27T00:07:00Z" w16du:dateUtc="2025-11-26T21:07:00Z">
        <w:r w:rsidR="00B9331D">
          <w:rPr>
            <w:lang w:val="en-US" w:bidi="ar-EG"/>
          </w:rPr>
          <w:t xml:space="preserve"> </w:t>
        </w:r>
      </w:ins>
      <w:ins w:id="26" w:author="USER" w:date="2025-11-27T00:08:00Z" w16du:dateUtc="2025-11-26T21:08:00Z">
        <w:r w:rsidR="00B9331D">
          <w:rPr>
            <w:lang w:val="en-US" w:bidi="ar-EG"/>
          </w:rPr>
          <w:t>F</w:t>
        </w:r>
      </w:ins>
      <w:moveToRangeStart w:id="27" w:author="USER" w:date="2025-11-27T00:07:00Z" w:name="move215094467"/>
      <w:moveTo w:id="28" w:author="USER" w:date="2025-11-27T00:07:00Z" w16du:dateUtc="2025-11-26T21:07:00Z">
        <w:del w:id="29" w:author="USER" w:date="2025-11-27T00:07:00Z" w16du:dateUtc="2025-11-26T21:07:00Z">
          <w:r w:rsidR="00B9331D" w:rsidRPr="00547FEE" w:rsidDel="00B9331D">
            <w:rPr>
              <w:lang w:val="en-US" w:bidi="ar-EG"/>
            </w:rPr>
            <w:delText>It</w:delText>
          </w:r>
        </w:del>
      </w:moveTo>
      <w:ins w:id="30" w:author="USER" w:date="2025-11-27T00:07:00Z" w16du:dateUtc="2025-11-26T21:07:00Z">
        <w:r w:rsidR="00B9331D">
          <w:rPr>
            <w:lang w:val="en-US" w:bidi="ar-EG"/>
          </w:rPr>
          <w:t>LL</w:t>
        </w:r>
      </w:ins>
      <w:moveTo w:id="31" w:author="USER" w:date="2025-11-27T00:07:00Z" w16du:dateUtc="2025-11-26T21:07:00Z">
        <w:r w:rsidR="00B9331D" w:rsidRPr="00547FEE">
          <w:rPr>
            <w:lang w:val="en-US" w:bidi="ar-EG"/>
          </w:rPr>
          <w:t xml:space="preserve"> aims to establish a replicable, data-driven model for district-level water governance.</w:t>
        </w:r>
      </w:moveTo>
    </w:p>
    <w:moveToRangeEnd w:id="27"/>
    <w:p w14:paraId="3882DDA5" w14:textId="51068C3E" w:rsidR="00547FEE" w:rsidRPr="00547FEE" w:rsidDel="00B9331D" w:rsidRDefault="00547FEE" w:rsidP="00547FEE">
      <w:pPr>
        <w:jc w:val="both"/>
        <w:rPr>
          <w:del w:id="32" w:author="USER" w:date="2025-11-27T00:07:00Z" w16du:dateUtc="2025-11-26T21:07:00Z"/>
          <w:lang w:val="en-US" w:bidi="ar-EG"/>
        </w:rPr>
      </w:pPr>
    </w:p>
    <w:p w14:paraId="2ADDC189" w14:textId="77777777" w:rsidR="00B9331D" w:rsidRDefault="00547FEE" w:rsidP="00B9331D">
      <w:pPr>
        <w:spacing w:after="0" w:line="360" w:lineRule="auto"/>
        <w:rPr>
          <w:ins w:id="33" w:author="USER" w:date="2025-11-27T00:06:00Z" w16du:dateUtc="2025-11-26T21:06:00Z"/>
          <w:lang w:val="en-US"/>
        </w:rPr>
        <w:pPrChange w:id="34" w:author="USER" w:date="2025-11-27T00:07:00Z" w16du:dateUtc="2025-11-26T21:07:00Z">
          <w:pPr/>
        </w:pPrChange>
      </w:pPr>
      <w:r w:rsidRPr="00B9331D">
        <w:rPr>
          <w:lang w:val="en-US" w:bidi="ar-EG"/>
        </w:rPr>
        <w:t>The Living Lab operates as a collaborative environment among:</w:t>
      </w:r>
      <w:r w:rsidRPr="00B9331D">
        <w:rPr>
          <w:lang w:val="en-US" w:bidi="ar-EG"/>
        </w:rPr>
        <w:br/>
        <w:t xml:space="preserve">• </w:t>
      </w:r>
      <w:ins w:id="35" w:author="USER" w:date="2025-11-27T00:05:00Z" w16du:dateUtc="2025-11-26T21:05:00Z">
        <w:r w:rsidR="00B9331D" w:rsidRPr="00B9331D">
          <w:rPr>
            <w:b/>
            <w:bCs/>
            <w:lang w:val="en-US" w:bidi="ar-EG"/>
          </w:rPr>
          <w:t>Fayoum University</w:t>
        </w:r>
        <w:r w:rsidR="00B9331D" w:rsidRPr="00B9331D">
          <w:rPr>
            <w:b/>
            <w:bCs/>
            <w:lang w:val="en-US" w:bidi="ar-EG"/>
          </w:rPr>
          <w:t xml:space="preserve"> </w:t>
        </w:r>
        <w:r w:rsidR="00B9331D" w:rsidRPr="00B9331D">
          <w:rPr>
            <w:b/>
            <w:bCs/>
            <w:lang w:val="en-US" w:bidi="ar-EG"/>
          </w:rPr>
          <w:t>–</w:t>
        </w:r>
        <w:r w:rsidR="00B9331D" w:rsidRPr="00B9331D">
          <w:rPr>
            <w:b/>
            <w:bCs/>
            <w:lang w:val="en-US" w:bidi="ar-EG"/>
          </w:rPr>
          <w:t xml:space="preserve"> </w:t>
        </w:r>
      </w:ins>
      <w:r w:rsidRPr="00B9331D">
        <w:rPr>
          <w:b/>
          <w:bCs/>
          <w:lang w:val="en-US" w:bidi="ar-EG"/>
        </w:rPr>
        <w:t xml:space="preserve">Faculty of Agriculture </w:t>
      </w:r>
      <w:del w:id="36" w:author="USER" w:date="2025-11-27T00:05:00Z" w16du:dateUtc="2025-11-26T21:05:00Z">
        <w:r w:rsidRPr="00B9331D" w:rsidDel="00B9331D">
          <w:rPr>
            <w:b/>
            <w:bCs/>
            <w:lang w:val="en-US" w:bidi="ar-EG"/>
          </w:rPr>
          <w:delText>– Fayoum University</w:delText>
        </w:r>
      </w:del>
      <w:r w:rsidRPr="00B9331D">
        <w:rPr>
          <w:lang w:val="en-US" w:bidi="ar-EG"/>
        </w:rPr>
        <w:br/>
        <w:t>• Fayoum Water Resources and Irrigation Directorate</w:t>
      </w:r>
      <w:r w:rsidRPr="00B9331D">
        <w:rPr>
          <w:lang w:val="en-US" w:bidi="ar-EG"/>
        </w:rPr>
        <w:br/>
        <w:t xml:space="preserve">• </w:t>
      </w:r>
      <w:ins w:id="37" w:author="USER" w:date="2025-11-27T00:05:00Z" w16du:dateUtc="2025-11-26T21:05:00Z">
        <w:r w:rsidR="00B9331D" w:rsidRPr="00B9331D">
          <w:rPr>
            <w:lang w:val="en-US"/>
          </w:rPr>
          <w:t>Fayoum Agriculture Directorate</w:t>
        </w:r>
      </w:ins>
    </w:p>
    <w:p w14:paraId="0F7DE301" w14:textId="4EC9B2D0" w:rsidR="00547FEE" w:rsidRPr="00B9331D" w:rsidRDefault="00547FEE" w:rsidP="00B9331D">
      <w:pPr>
        <w:pStyle w:val="ListParagraph"/>
        <w:numPr>
          <w:ilvl w:val="0"/>
          <w:numId w:val="3"/>
        </w:numPr>
        <w:tabs>
          <w:tab w:val="left" w:pos="142"/>
        </w:tabs>
        <w:spacing w:after="0" w:line="360" w:lineRule="auto"/>
        <w:ind w:left="0" w:firstLine="0"/>
        <w:contextualSpacing w:val="0"/>
        <w:rPr>
          <w:lang w:val="en-US" w:bidi="ar-EG"/>
        </w:rPr>
        <w:pPrChange w:id="38" w:author="USER" w:date="2025-11-27T00:07:00Z" w16du:dateUtc="2025-11-26T21:07:00Z">
          <w:pPr/>
        </w:pPrChange>
      </w:pPr>
      <w:r w:rsidRPr="00B9331D">
        <w:rPr>
          <w:lang w:val="en-US" w:bidi="ar-EG"/>
        </w:rPr>
        <w:t>Agricultural cooperatives in Sinnuris</w:t>
      </w:r>
      <w:r w:rsidRPr="00B9331D">
        <w:rPr>
          <w:lang w:val="en-US" w:bidi="ar-EG"/>
        </w:rPr>
        <w:br/>
        <w:t>• Local farmers and community groups</w:t>
      </w:r>
    </w:p>
    <w:p w14:paraId="6B7A4B97" w14:textId="526E7F64" w:rsidR="00547FEE" w:rsidRPr="00547FEE" w:rsidDel="00B9331D" w:rsidRDefault="00547FEE" w:rsidP="00547FEE">
      <w:pPr>
        <w:rPr>
          <w:moveFrom w:id="39" w:author="USER" w:date="2025-11-27T00:07:00Z" w16du:dateUtc="2025-11-26T21:07:00Z"/>
          <w:lang w:val="en-US" w:bidi="ar-EG"/>
        </w:rPr>
      </w:pPr>
      <w:moveFromRangeStart w:id="40" w:author="USER" w:date="2025-11-27T00:07:00Z" w:name="move215094467"/>
      <w:moveFrom w:id="41" w:author="USER" w:date="2025-11-27T00:07:00Z" w16du:dateUtc="2025-11-26T21:07:00Z">
        <w:r w:rsidRPr="00547FEE" w:rsidDel="00B9331D">
          <w:rPr>
            <w:lang w:val="en-US" w:bidi="ar-EG"/>
          </w:rPr>
          <w:t>It aims to establish a replicable, data-driven model for district-level water governance.</w:t>
        </w:r>
      </w:moveFrom>
    </w:p>
    <w:moveFromRangeEnd w:id="40"/>
    <w:p w14:paraId="4DB2E2D4" w14:textId="2CB2050E" w:rsidR="00547FEE" w:rsidRPr="00547FEE" w:rsidRDefault="00547FEE" w:rsidP="00547FEE">
      <w:pPr>
        <w:rPr>
          <w:lang w:val="en-US" w:bidi="ar-EG"/>
        </w:rPr>
      </w:pPr>
    </w:p>
    <w:p w14:paraId="62B4CC56" w14:textId="77777777" w:rsidR="00547FEE" w:rsidRPr="00120AA8" w:rsidRDefault="00547FEE" w:rsidP="00547FEE">
      <w:pPr>
        <w:rPr>
          <w:b/>
          <w:bCs/>
          <w:color w:val="002060"/>
          <w:u w:val="single"/>
          <w:lang w:val="en-US" w:bidi="ar-EG"/>
          <w:rPrChange w:id="42" w:author="USER" w:date="2025-11-27T00:49:00Z" w16du:dateUtc="2025-11-26T21:49:00Z">
            <w:rPr>
              <w:b/>
              <w:bCs/>
              <w:color w:val="C00000"/>
              <w:u w:val="single"/>
              <w:lang w:val="en-US" w:bidi="ar-EG"/>
            </w:rPr>
          </w:rPrChange>
        </w:rPr>
      </w:pPr>
      <w:r w:rsidRPr="00120AA8">
        <w:rPr>
          <w:b/>
          <w:bCs/>
          <w:color w:val="002060"/>
          <w:u w:val="single"/>
          <w:lang w:val="en-US" w:bidi="ar-EG"/>
          <w:rPrChange w:id="43" w:author="USER" w:date="2025-11-27T00:49:00Z" w16du:dateUtc="2025-11-26T21:49:00Z">
            <w:rPr>
              <w:b/>
              <w:bCs/>
              <w:color w:val="C00000"/>
              <w:u w:val="single"/>
              <w:lang w:val="en-US" w:bidi="ar-EG"/>
            </w:rPr>
          </w:rPrChange>
        </w:rPr>
        <w:t>2. Objectives of the Living Lab</w:t>
      </w:r>
    </w:p>
    <w:p w14:paraId="4D0FD99B" w14:textId="77777777" w:rsidR="00547FEE" w:rsidRPr="00547FEE" w:rsidRDefault="00547FEE" w:rsidP="00547FEE">
      <w:pPr>
        <w:rPr>
          <w:b/>
          <w:bCs/>
          <w:lang w:val="en-US" w:bidi="ar-EG"/>
        </w:rPr>
      </w:pPr>
      <w:r w:rsidRPr="00547FEE">
        <w:rPr>
          <w:b/>
          <w:bCs/>
          <w:lang w:val="en-US" w:bidi="ar-EG"/>
        </w:rPr>
        <w:t>Main Objective</w:t>
      </w:r>
    </w:p>
    <w:p w14:paraId="741BEB65" w14:textId="77777777" w:rsidR="00547FEE" w:rsidRPr="00547FEE" w:rsidRDefault="00547FEE" w:rsidP="00547FEE">
      <w:pPr>
        <w:jc w:val="both"/>
        <w:rPr>
          <w:lang w:val="en-US" w:bidi="ar-EG"/>
        </w:rPr>
      </w:pPr>
      <w:r w:rsidRPr="00547FEE">
        <w:rPr>
          <w:lang w:val="en-US" w:bidi="ar-EG"/>
        </w:rPr>
        <w:t>To establish an integrated GIS-enabled platform for monitoring cultivated areas, detecting land-use changes, and optimizing irrigation water distribution in the Sinnuris district.</w:t>
      </w:r>
    </w:p>
    <w:p w14:paraId="6E226498" w14:textId="77777777" w:rsidR="00547FEE" w:rsidRPr="00547FEE" w:rsidRDefault="00547FEE" w:rsidP="00547FEE">
      <w:pPr>
        <w:rPr>
          <w:b/>
          <w:bCs/>
          <w:lang w:val="en-US" w:bidi="ar-EG"/>
        </w:rPr>
      </w:pPr>
      <w:r w:rsidRPr="00547FEE">
        <w:rPr>
          <w:b/>
          <w:bCs/>
          <w:lang w:val="en-US" w:bidi="ar-EG"/>
        </w:rPr>
        <w:t>Secondary Objectives</w:t>
      </w:r>
    </w:p>
    <w:p w14:paraId="387A126E" w14:textId="2CC44A33" w:rsidR="00547FEE" w:rsidRPr="00547FEE" w:rsidRDefault="00547FEE" w:rsidP="00547FEE">
      <w:pPr>
        <w:rPr>
          <w:lang w:val="en-US" w:bidi="ar-EG"/>
        </w:rPr>
      </w:pPr>
      <w:r w:rsidRPr="00547FEE">
        <w:rPr>
          <w:lang w:val="en-US" w:bidi="ar-EG"/>
        </w:rPr>
        <w:t>• Monitor urban expansion and its impact on the actual cultivated area.</w:t>
      </w:r>
      <w:r w:rsidRPr="00547FEE">
        <w:rPr>
          <w:lang w:val="en-US" w:bidi="ar-EG"/>
        </w:rPr>
        <w:br/>
        <w:t xml:space="preserve">• Produce </w:t>
      </w:r>
      <w:del w:id="44" w:author="USER" w:date="2025-11-27T00:09:00Z" w16du:dateUtc="2025-11-26T21:09:00Z">
        <w:r w:rsidRPr="00547FEE" w:rsidDel="00B9331D">
          <w:rPr>
            <w:lang w:val="en-US" w:bidi="ar-EG"/>
          </w:rPr>
          <w:delText xml:space="preserve">monthly </w:delText>
        </w:r>
      </w:del>
      <w:ins w:id="45" w:author="USER" w:date="2025-11-27T00:09:00Z" w16du:dateUtc="2025-11-26T21:09:00Z">
        <w:r w:rsidR="00B9331D">
          <w:rPr>
            <w:lang w:val="en-US" w:bidi="ar-EG"/>
          </w:rPr>
          <w:t xml:space="preserve">temporal </w:t>
        </w:r>
      </w:ins>
      <w:r w:rsidRPr="00547FEE">
        <w:rPr>
          <w:lang w:val="en-US" w:bidi="ar-EG"/>
        </w:rPr>
        <w:t>NDVI maps to track crop dynamics.</w:t>
      </w:r>
      <w:r w:rsidRPr="00547FEE">
        <w:rPr>
          <w:lang w:val="en-US" w:bidi="ar-EG"/>
        </w:rPr>
        <w:br/>
        <w:t>• Enhance equity in irrigation water distribution across internal command zones.</w:t>
      </w:r>
      <w:r w:rsidRPr="00547FEE">
        <w:rPr>
          <w:lang w:val="en-US" w:bidi="ar-EG"/>
        </w:rPr>
        <w:br/>
        <w:t xml:space="preserve">• Integrate </w:t>
      </w:r>
      <w:del w:id="46" w:author="USER" w:date="2025-11-27T00:12:00Z" w16du:dateUtc="2025-11-26T21:12:00Z">
        <w:r w:rsidRPr="00547FEE" w:rsidDel="00B9331D">
          <w:rPr>
            <w:lang w:val="en-US" w:bidi="ar-EG"/>
          </w:rPr>
          <w:delText>remote sensing outputs</w:delText>
        </w:r>
      </w:del>
      <w:ins w:id="47" w:author="USER" w:date="2025-11-27T00:12:00Z" w16du:dateUtc="2025-11-26T21:12:00Z">
        <w:r w:rsidR="00B9331D">
          <w:rPr>
            <w:lang w:val="en-US" w:bidi="ar-EG"/>
          </w:rPr>
          <w:t>GIS</w:t>
        </w:r>
      </w:ins>
      <w:r w:rsidRPr="00547FEE">
        <w:rPr>
          <w:lang w:val="en-US" w:bidi="ar-EG"/>
        </w:rPr>
        <w:t xml:space="preserve"> with field-measured discharges.</w:t>
      </w:r>
      <w:r w:rsidRPr="00547FEE">
        <w:rPr>
          <w:lang w:val="en-US" w:bidi="ar-EG"/>
        </w:rPr>
        <w:br/>
        <w:t>• Develop a decision-making model aligned with actual water requirements and cropping patterns.</w:t>
      </w:r>
      <w:r w:rsidRPr="00547FEE">
        <w:rPr>
          <w:lang w:val="en-US" w:bidi="ar-EG"/>
        </w:rPr>
        <w:br/>
        <w:t>• Build the capacity of engineers and farmers</w:t>
      </w:r>
      <w:del w:id="48" w:author="USER" w:date="2025-11-27T00:16:00Z" w16du:dateUtc="2025-11-26T21:16:00Z">
        <w:r w:rsidRPr="00547FEE" w:rsidDel="00E864CC">
          <w:rPr>
            <w:lang w:val="en-US" w:bidi="ar-EG"/>
          </w:rPr>
          <w:delText xml:space="preserve"> to use digital irrigation tools</w:delText>
        </w:r>
      </w:del>
      <w:r w:rsidRPr="00547FEE">
        <w:rPr>
          <w:lang w:val="en-US" w:bidi="ar-EG"/>
        </w:rPr>
        <w:t>.</w:t>
      </w:r>
    </w:p>
    <w:p w14:paraId="14E60BF1" w14:textId="77777777" w:rsidR="00547FEE" w:rsidRDefault="00547FEE" w:rsidP="00547FEE">
      <w:pPr>
        <w:rPr>
          <w:lang w:val="en-US" w:bidi="ar-EG"/>
        </w:rPr>
      </w:pPr>
    </w:p>
    <w:p w14:paraId="3067B8E1" w14:textId="77777777" w:rsidR="00547FEE" w:rsidRDefault="00547FEE" w:rsidP="00547FEE">
      <w:pPr>
        <w:rPr>
          <w:lang w:val="en-US" w:bidi="ar-EG"/>
        </w:rPr>
      </w:pPr>
    </w:p>
    <w:p w14:paraId="34880DAA" w14:textId="62F966B5" w:rsidR="00547FEE" w:rsidRPr="00120AA8" w:rsidRDefault="00547FEE" w:rsidP="00547FEE">
      <w:pPr>
        <w:rPr>
          <w:b/>
          <w:bCs/>
          <w:color w:val="002060"/>
          <w:u w:val="single"/>
          <w:lang w:val="en-US" w:bidi="ar-EG"/>
          <w:rPrChange w:id="49" w:author="USER" w:date="2025-11-27T00:49:00Z" w16du:dateUtc="2025-11-26T21:49:00Z">
            <w:rPr>
              <w:b/>
              <w:bCs/>
              <w:color w:val="C00000"/>
              <w:u w:val="single"/>
              <w:lang w:val="en-US" w:bidi="ar-EG"/>
            </w:rPr>
          </w:rPrChange>
        </w:rPr>
      </w:pPr>
      <w:r w:rsidRPr="00120AA8">
        <w:rPr>
          <w:b/>
          <w:bCs/>
          <w:color w:val="002060"/>
          <w:u w:val="single"/>
          <w:lang w:val="en-US" w:bidi="ar-EG"/>
          <w:rPrChange w:id="50" w:author="USER" w:date="2025-11-27T00:49:00Z" w16du:dateUtc="2025-11-26T21:49:00Z">
            <w:rPr>
              <w:b/>
              <w:bCs/>
              <w:color w:val="C00000"/>
              <w:u w:val="single"/>
              <w:lang w:val="en-US" w:bidi="ar-EG"/>
            </w:rPr>
          </w:rPrChange>
        </w:rPr>
        <w:t>3. Stakeholders and Beneficiaries</w:t>
      </w:r>
    </w:p>
    <w:p w14:paraId="25D863B7" w14:textId="77777777" w:rsidR="00E864CC" w:rsidRPr="00547FEE" w:rsidRDefault="00E864CC" w:rsidP="00E864CC">
      <w:pPr>
        <w:rPr>
          <w:moveTo w:id="51" w:author="USER" w:date="2025-11-27T00:17:00Z" w16du:dateUtc="2025-11-26T21:17:00Z"/>
          <w:b/>
          <w:bCs/>
          <w:lang w:val="en-US" w:bidi="ar-EG"/>
        </w:rPr>
      </w:pPr>
      <w:moveToRangeStart w:id="52" w:author="USER" w:date="2025-11-27T00:17:00Z" w:name="move215095067"/>
      <w:moveTo w:id="53" w:author="USER" w:date="2025-11-27T00:17:00Z" w16du:dateUtc="2025-11-26T21:17:00Z">
        <w:r w:rsidRPr="00547FEE">
          <w:rPr>
            <w:b/>
            <w:bCs/>
            <w:lang w:val="en-US" w:bidi="ar-EG"/>
          </w:rPr>
          <w:t>Technical and Research Stakeholders</w:t>
        </w:r>
      </w:moveTo>
    </w:p>
    <w:p w14:paraId="797621F8" w14:textId="77777777" w:rsidR="00E864CC" w:rsidRPr="00547FEE" w:rsidRDefault="00E864CC" w:rsidP="00E864CC">
      <w:pPr>
        <w:rPr>
          <w:moveTo w:id="54" w:author="USER" w:date="2025-11-27T00:17:00Z" w16du:dateUtc="2025-11-26T21:17:00Z"/>
          <w:lang w:val="en-US" w:bidi="ar-EG"/>
        </w:rPr>
      </w:pPr>
      <w:moveTo w:id="55" w:author="USER" w:date="2025-11-27T00:17:00Z" w16du:dateUtc="2025-11-26T21:17:00Z">
        <w:r w:rsidRPr="00547FEE">
          <w:rPr>
            <w:lang w:val="en-US" w:bidi="ar-EG"/>
          </w:rPr>
          <w:t>• Fayoum University – Faculty of Agriculture</w:t>
        </w:r>
        <w:r w:rsidRPr="00547FEE">
          <w:rPr>
            <w:lang w:val="en-US" w:bidi="ar-EG"/>
          </w:rPr>
          <w:br/>
          <w:t>• National Water Research Center (NWRC)</w:t>
        </w:r>
      </w:moveTo>
    </w:p>
    <w:moveToRangeEnd w:id="52"/>
    <w:p w14:paraId="6280F644" w14:textId="16FBA52E" w:rsidR="00547FEE" w:rsidRPr="00547FEE" w:rsidRDefault="00547FEE" w:rsidP="00547FEE">
      <w:pPr>
        <w:rPr>
          <w:b/>
          <w:bCs/>
          <w:lang w:val="en-US" w:bidi="ar-EG"/>
        </w:rPr>
      </w:pPr>
      <w:r w:rsidRPr="00547FEE">
        <w:rPr>
          <w:b/>
          <w:bCs/>
          <w:lang w:val="en-US" w:bidi="ar-EG"/>
        </w:rPr>
        <w:t>Governmental Stakeholders</w:t>
      </w:r>
    </w:p>
    <w:p w14:paraId="602ACC58" w14:textId="77777777" w:rsidR="00E864CC" w:rsidRDefault="00547FEE" w:rsidP="00E864CC">
      <w:pPr>
        <w:spacing w:after="0"/>
        <w:rPr>
          <w:ins w:id="56" w:author="USER" w:date="2025-11-27T00:18:00Z" w16du:dateUtc="2025-11-26T21:18:00Z"/>
          <w:lang w:val="en-US" w:bidi="ar-EG"/>
        </w:rPr>
        <w:pPrChange w:id="57" w:author="USER" w:date="2025-11-27T00:18:00Z" w16du:dateUtc="2025-11-26T21:18:00Z">
          <w:pPr/>
        </w:pPrChange>
      </w:pPr>
      <w:r w:rsidRPr="00547FEE">
        <w:rPr>
          <w:lang w:val="en-US" w:bidi="ar-EG"/>
        </w:rPr>
        <w:t>• Fayoum Water Resources and Irrigation Directorate</w:t>
      </w:r>
    </w:p>
    <w:p w14:paraId="087481CC" w14:textId="7940346B" w:rsidR="00547FEE" w:rsidRPr="00E864CC" w:rsidRDefault="00E864CC" w:rsidP="00E864CC">
      <w:pPr>
        <w:pStyle w:val="ListParagraph"/>
        <w:numPr>
          <w:ilvl w:val="0"/>
          <w:numId w:val="3"/>
        </w:numPr>
        <w:tabs>
          <w:tab w:val="left" w:pos="142"/>
        </w:tabs>
        <w:spacing w:after="0"/>
        <w:ind w:left="0" w:firstLine="0"/>
        <w:rPr>
          <w:lang w:val="en-US" w:bidi="ar-EG"/>
        </w:rPr>
        <w:pPrChange w:id="58" w:author="USER" w:date="2025-11-27T00:18:00Z" w16du:dateUtc="2025-11-26T21:18:00Z">
          <w:pPr/>
        </w:pPrChange>
      </w:pPr>
      <w:ins w:id="59" w:author="USER" w:date="2025-11-27T00:18:00Z" w16du:dateUtc="2025-11-26T21:18:00Z">
        <w:r>
          <w:rPr>
            <w:lang w:val="en-US" w:bidi="ar-EG"/>
          </w:rPr>
          <w:t xml:space="preserve"> </w:t>
        </w:r>
      </w:ins>
      <w:ins w:id="60" w:author="USER" w:date="2025-11-27T00:18:00Z">
        <w:r w:rsidRPr="00E864CC">
          <w:rPr>
            <w:lang w:val="en-US" w:bidi="ar-EG"/>
          </w:rPr>
          <w:t>Fayoum Agriculture Directorate</w:t>
        </w:r>
      </w:ins>
      <w:r w:rsidR="00547FEE" w:rsidRPr="00E864CC">
        <w:rPr>
          <w:lang w:val="en-US" w:bidi="ar-EG"/>
        </w:rPr>
        <w:br/>
        <w:t>• Sinnuris Irrigation District Office</w:t>
      </w:r>
    </w:p>
    <w:p w14:paraId="78A42295" w14:textId="7BA4A901" w:rsidR="00547FEE" w:rsidRDefault="00547FEE" w:rsidP="00547FEE">
      <w:pPr>
        <w:rPr>
          <w:ins w:id="61" w:author="USER" w:date="2025-11-27T00:18:00Z" w16du:dateUtc="2025-11-26T21:18:00Z"/>
          <w:b/>
          <w:bCs/>
          <w:lang w:val="en-US" w:bidi="ar-EG"/>
        </w:rPr>
      </w:pPr>
      <w:moveFromRangeStart w:id="62" w:author="USER" w:date="2025-11-27T00:17:00Z" w:name="move215095067"/>
      <w:moveFrom w:id="63" w:author="USER" w:date="2025-11-27T00:17:00Z" w16du:dateUtc="2025-11-26T21:17:00Z">
        <w:r w:rsidRPr="00547FEE" w:rsidDel="00E864CC">
          <w:rPr>
            <w:b/>
            <w:bCs/>
            <w:lang w:val="en-US" w:bidi="ar-EG"/>
          </w:rPr>
          <w:t>Technical and Research Stakeholders</w:t>
        </w:r>
      </w:moveFrom>
    </w:p>
    <w:p w14:paraId="638B1397" w14:textId="77777777" w:rsidR="00E864CC" w:rsidRPr="00547FEE" w:rsidDel="00E864CC" w:rsidRDefault="00E864CC" w:rsidP="00547FEE">
      <w:pPr>
        <w:rPr>
          <w:moveFrom w:id="64" w:author="USER" w:date="2025-11-27T00:17:00Z" w16du:dateUtc="2025-11-26T21:17:00Z"/>
          <w:b/>
          <w:bCs/>
          <w:lang w:val="en-US" w:bidi="ar-EG"/>
        </w:rPr>
      </w:pPr>
    </w:p>
    <w:p w14:paraId="4BCFA62A" w14:textId="1FA37F87" w:rsidR="00547FEE" w:rsidRPr="00547FEE" w:rsidDel="00E864CC" w:rsidRDefault="00547FEE" w:rsidP="00547FEE">
      <w:pPr>
        <w:rPr>
          <w:moveFrom w:id="65" w:author="USER" w:date="2025-11-27T00:17:00Z" w16du:dateUtc="2025-11-26T21:17:00Z"/>
          <w:lang w:val="en-US" w:bidi="ar-EG"/>
        </w:rPr>
      </w:pPr>
      <w:moveFrom w:id="66" w:author="USER" w:date="2025-11-27T00:17:00Z" w16du:dateUtc="2025-11-26T21:17:00Z">
        <w:r w:rsidRPr="00547FEE" w:rsidDel="00E864CC">
          <w:rPr>
            <w:lang w:val="en-US" w:bidi="ar-EG"/>
          </w:rPr>
          <w:t>• Fayoum University – Faculty of Agriculture</w:t>
        </w:r>
        <w:r w:rsidRPr="00547FEE" w:rsidDel="00E864CC">
          <w:rPr>
            <w:lang w:val="en-US" w:bidi="ar-EG"/>
          </w:rPr>
          <w:br/>
          <w:t>• National Water Research Center (NWRC)</w:t>
        </w:r>
      </w:moveFrom>
    </w:p>
    <w:moveFromRangeEnd w:id="62"/>
    <w:p w14:paraId="782672CB" w14:textId="77777777" w:rsidR="00547FEE" w:rsidRPr="00547FEE" w:rsidRDefault="00547FEE" w:rsidP="00547FEE">
      <w:pPr>
        <w:rPr>
          <w:b/>
          <w:bCs/>
          <w:lang w:val="en-US" w:bidi="ar-EG"/>
        </w:rPr>
      </w:pPr>
      <w:r w:rsidRPr="00547FEE">
        <w:rPr>
          <w:b/>
          <w:bCs/>
          <w:lang w:val="en-US" w:bidi="ar-EG"/>
        </w:rPr>
        <w:t>Local Stakeholders</w:t>
      </w:r>
    </w:p>
    <w:p w14:paraId="760ED845" w14:textId="49428BEC" w:rsidR="00547FEE" w:rsidRPr="00547FEE" w:rsidDel="00120AA8" w:rsidRDefault="00547FEE" w:rsidP="00547FEE">
      <w:pPr>
        <w:rPr>
          <w:del w:id="67" w:author="USER" w:date="2025-11-27T00:49:00Z" w16du:dateUtc="2025-11-26T21:49:00Z"/>
          <w:lang w:val="en-US" w:bidi="ar-EG"/>
        </w:rPr>
      </w:pPr>
      <w:r w:rsidRPr="00547FEE">
        <w:rPr>
          <w:lang w:val="en-US" w:bidi="ar-EG"/>
        </w:rPr>
        <w:t>• Agricultural cooperatives</w:t>
      </w:r>
      <w:r w:rsidRPr="00547FEE">
        <w:rPr>
          <w:lang w:val="en-US" w:bidi="ar-EG"/>
        </w:rPr>
        <w:br/>
        <w:t>• Farmer associations</w:t>
      </w:r>
      <w:r w:rsidRPr="00547FEE">
        <w:rPr>
          <w:lang w:val="en-US" w:bidi="ar-EG"/>
        </w:rPr>
        <w:br/>
        <w:t xml:space="preserve">• </w:t>
      </w:r>
      <w:ins w:id="68" w:author="USER" w:date="2025-11-27T00:19:00Z" w16du:dateUtc="2025-11-26T21:19:00Z">
        <w:r w:rsidR="00E864CC" w:rsidRPr="00E864CC">
          <w:rPr>
            <w:lang w:val="en-US" w:bidi="ar-EG"/>
          </w:rPr>
          <w:t>Agriculture local communities</w:t>
        </w:r>
        <w:r w:rsidR="00E864CC" w:rsidRPr="00E864CC" w:rsidDel="00E864CC">
          <w:rPr>
            <w:lang w:val="en-US" w:bidi="ar-EG"/>
          </w:rPr>
          <w:t xml:space="preserve"> </w:t>
        </w:r>
      </w:ins>
      <w:del w:id="69" w:author="USER" w:date="2025-11-27T00:19:00Z" w16du:dateUtc="2025-11-26T21:19:00Z">
        <w:r w:rsidRPr="00547FEE" w:rsidDel="00E864CC">
          <w:rPr>
            <w:lang w:val="en-US" w:bidi="ar-EG"/>
          </w:rPr>
          <w:delText>Local communities relying on irrigation water</w:delText>
        </w:r>
      </w:del>
    </w:p>
    <w:p w14:paraId="328BB917" w14:textId="162C4D55" w:rsidR="00547FEE" w:rsidRPr="00547FEE" w:rsidRDefault="00547FEE" w:rsidP="00120AA8">
      <w:pPr>
        <w:rPr>
          <w:lang w:val="en-US" w:bidi="ar-EG"/>
        </w:rPr>
      </w:pPr>
    </w:p>
    <w:p w14:paraId="35488218" w14:textId="77777777" w:rsidR="00547FEE" w:rsidRPr="00120AA8" w:rsidRDefault="00547FEE" w:rsidP="00547FEE">
      <w:pPr>
        <w:rPr>
          <w:b/>
          <w:bCs/>
          <w:color w:val="002060"/>
          <w:u w:val="single"/>
          <w:lang w:val="en-US" w:bidi="ar-EG"/>
          <w:rPrChange w:id="70" w:author="USER" w:date="2025-11-27T00:49:00Z" w16du:dateUtc="2025-11-26T21:49:00Z">
            <w:rPr>
              <w:b/>
              <w:bCs/>
              <w:color w:val="C00000"/>
              <w:u w:val="single"/>
              <w:lang w:val="en-US" w:bidi="ar-EG"/>
            </w:rPr>
          </w:rPrChange>
        </w:rPr>
      </w:pPr>
      <w:r w:rsidRPr="00120AA8">
        <w:rPr>
          <w:b/>
          <w:bCs/>
          <w:color w:val="002060"/>
          <w:u w:val="single"/>
          <w:lang w:val="en-US" w:bidi="ar-EG"/>
          <w:rPrChange w:id="71" w:author="USER" w:date="2025-11-27T00:49:00Z" w16du:dateUtc="2025-11-26T21:49:00Z">
            <w:rPr>
              <w:b/>
              <w:bCs/>
              <w:color w:val="C00000"/>
              <w:u w:val="single"/>
              <w:lang w:val="en-US" w:bidi="ar-EG"/>
            </w:rPr>
          </w:rPrChange>
        </w:rPr>
        <w:t>4. Planned Activities</w:t>
      </w:r>
    </w:p>
    <w:p w14:paraId="39B3AB49" w14:textId="77777777" w:rsidR="00547FEE" w:rsidRPr="00547FEE" w:rsidRDefault="00547FEE" w:rsidP="00547FEE">
      <w:pPr>
        <w:rPr>
          <w:b/>
          <w:bCs/>
          <w:lang w:val="en-US" w:bidi="ar-EG"/>
        </w:rPr>
      </w:pPr>
      <w:r w:rsidRPr="00547FEE">
        <w:rPr>
          <w:b/>
          <w:bCs/>
          <w:lang w:val="en-US" w:bidi="ar-EG"/>
        </w:rPr>
        <w:t>A) Remote Sensing and GIS Activities</w:t>
      </w:r>
    </w:p>
    <w:p w14:paraId="3CBEDDD2" w14:textId="34C5A4F4" w:rsidR="00547FEE" w:rsidRPr="00547FEE" w:rsidRDefault="00547FEE" w:rsidP="00547FEE">
      <w:pPr>
        <w:rPr>
          <w:lang w:val="en-US" w:bidi="ar-EG"/>
        </w:rPr>
      </w:pPr>
      <w:r w:rsidRPr="00547FEE">
        <w:rPr>
          <w:lang w:val="en-US" w:bidi="ar-EG"/>
        </w:rPr>
        <w:t xml:space="preserve">• </w:t>
      </w:r>
      <w:del w:id="72" w:author="USER" w:date="2025-11-27T00:19:00Z" w16du:dateUtc="2025-11-26T21:19:00Z">
        <w:r w:rsidRPr="00547FEE" w:rsidDel="00E864CC">
          <w:rPr>
            <w:lang w:val="en-US" w:bidi="ar-EG"/>
          </w:rPr>
          <w:delText xml:space="preserve">Monthly </w:delText>
        </w:r>
      </w:del>
      <w:ins w:id="73" w:author="USER" w:date="2025-11-27T00:19:00Z" w16du:dateUtc="2025-11-26T21:19:00Z">
        <w:r w:rsidR="00E864CC">
          <w:rPr>
            <w:lang w:val="en-US" w:bidi="ar-EG"/>
          </w:rPr>
          <w:t>Temporal</w:t>
        </w:r>
        <w:r w:rsidR="00E864CC" w:rsidRPr="00547FEE">
          <w:rPr>
            <w:lang w:val="en-US" w:bidi="ar-EG"/>
          </w:rPr>
          <w:t xml:space="preserve"> </w:t>
        </w:r>
      </w:ins>
      <w:r w:rsidRPr="00547FEE">
        <w:rPr>
          <w:lang w:val="en-US" w:bidi="ar-EG"/>
        </w:rPr>
        <w:t>NDVI monitoring</w:t>
      </w:r>
      <w:ins w:id="74" w:author="USER" w:date="2025-11-27T00:19:00Z" w16du:dateUtc="2025-11-26T21:19:00Z">
        <w:r w:rsidR="00E864CC">
          <w:rPr>
            <w:lang w:val="en-US" w:bidi="ar-EG"/>
          </w:rPr>
          <w:t xml:space="preserve"> </w:t>
        </w:r>
        <w:r w:rsidR="00E864CC">
          <w:rPr>
            <w:lang w:val="en-US"/>
          </w:rPr>
          <w:t>of agricultural land</w:t>
        </w:r>
      </w:ins>
      <w:del w:id="75" w:author="USER" w:date="2025-11-27T00:19:00Z" w16du:dateUtc="2025-11-26T21:19:00Z">
        <w:r w:rsidRPr="00547FEE" w:rsidDel="00E864CC">
          <w:rPr>
            <w:lang w:val="en-US" w:bidi="ar-EG"/>
          </w:rPr>
          <w:delText xml:space="preserve"> using Sentinel-2</w:delText>
        </w:r>
      </w:del>
      <w:r w:rsidRPr="00547FEE">
        <w:rPr>
          <w:lang w:val="en-US" w:bidi="ar-EG"/>
        </w:rPr>
        <w:t>.</w:t>
      </w:r>
      <w:r w:rsidRPr="00547FEE">
        <w:rPr>
          <w:lang w:val="en-US" w:bidi="ar-EG"/>
        </w:rPr>
        <w:br/>
        <w:t xml:space="preserve">• Land-use/land-cover (LULC) change detection for </w:t>
      </w:r>
      <w:ins w:id="76" w:author="USER" w:date="2025-11-27T00:20:00Z" w16du:dateUtc="2025-11-26T21:20:00Z">
        <w:r w:rsidR="00E864CC">
          <w:rPr>
            <w:lang w:val="en-US" w:bidi="ar-EG"/>
          </w:rPr>
          <w:t xml:space="preserve">the </w:t>
        </w:r>
        <w:r w:rsidR="00E864CC">
          <w:rPr>
            <w:lang w:val="en-US"/>
          </w:rPr>
          <w:t>last 30 years</w:t>
        </w:r>
        <w:r w:rsidR="00E864CC" w:rsidRPr="00547FEE" w:rsidDel="00E864CC">
          <w:rPr>
            <w:lang w:val="en-US" w:bidi="ar-EG"/>
          </w:rPr>
          <w:t xml:space="preserve"> </w:t>
        </w:r>
      </w:ins>
      <w:del w:id="77" w:author="USER" w:date="2025-11-27T00:20:00Z" w16du:dateUtc="2025-11-26T21:20:00Z">
        <w:r w:rsidRPr="00547FEE" w:rsidDel="00E864CC">
          <w:rPr>
            <w:lang w:val="en-US" w:bidi="ar-EG"/>
          </w:rPr>
          <w:delText>1999–2009–2019–2025 using Landsat imagery</w:delText>
        </w:r>
      </w:del>
      <w:r w:rsidRPr="00547FEE">
        <w:rPr>
          <w:lang w:val="en-US" w:bidi="ar-EG"/>
        </w:rPr>
        <w:t>.</w:t>
      </w:r>
      <w:r w:rsidRPr="00547FEE">
        <w:rPr>
          <w:lang w:val="en-US" w:bidi="ar-EG"/>
        </w:rPr>
        <w:br/>
        <w:t xml:space="preserve">• Producing maps of cultivated areas </w:t>
      </w:r>
      <w:del w:id="78" w:author="USER" w:date="2025-11-27T00:20:00Z" w16du:dateUtc="2025-11-26T21:20:00Z">
        <w:r w:rsidRPr="00547FEE" w:rsidDel="00E864CC">
          <w:rPr>
            <w:lang w:val="en-US" w:bidi="ar-EG"/>
          </w:rPr>
          <w:delText xml:space="preserve">according </w:delText>
        </w:r>
      </w:del>
      <w:ins w:id="79" w:author="USER" w:date="2025-11-27T00:20:00Z" w16du:dateUtc="2025-11-26T21:20:00Z">
        <w:r w:rsidR="00E864CC">
          <w:rPr>
            <w:lang w:val="en-US" w:bidi="ar-EG"/>
          </w:rPr>
          <w:t xml:space="preserve">at the scale of </w:t>
        </w:r>
      </w:ins>
      <w:del w:id="80" w:author="USER" w:date="2025-11-27T00:20:00Z" w16du:dateUtc="2025-11-26T21:20:00Z">
        <w:r w:rsidRPr="00547FEE" w:rsidDel="00E864CC">
          <w:rPr>
            <w:lang w:val="en-US" w:bidi="ar-EG"/>
          </w:rPr>
          <w:delText xml:space="preserve">to </w:delText>
        </w:r>
      </w:del>
      <w:r w:rsidRPr="00547FEE">
        <w:rPr>
          <w:lang w:val="en-US" w:bidi="ar-EG"/>
        </w:rPr>
        <w:t>internal water distribution zones.</w:t>
      </w:r>
      <w:r w:rsidRPr="00547FEE">
        <w:rPr>
          <w:lang w:val="en-US" w:bidi="ar-EG"/>
        </w:rPr>
        <w:br/>
        <w:t xml:space="preserve">• </w:t>
      </w:r>
      <w:del w:id="81" w:author="USER" w:date="2025-11-27T00:21:00Z" w16du:dateUtc="2025-11-26T21:21:00Z">
        <w:r w:rsidRPr="00547FEE" w:rsidDel="00E864CC">
          <w:rPr>
            <w:lang w:val="en-US" w:bidi="ar-EG"/>
          </w:rPr>
          <w:delText xml:space="preserve">Uploading </w:delText>
        </w:r>
      </w:del>
      <w:ins w:id="82" w:author="USER" w:date="2025-11-27T00:21:00Z" w16du:dateUtc="2025-11-26T21:21:00Z">
        <w:r w:rsidR="00E864CC" w:rsidRPr="00E864CC">
          <w:rPr>
            <w:lang w:val="en-US" w:bidi="ar-EG"/>
          </w:rPr>
          <w:t>Update the central dashboard with the GIS data</w:t>
        </w:r>
      </w:ins>
      <w:del w:id="83" w:author="USER" w:date="2025-11-27T00:21:00Z" w16du:dateUtc="2025-11-26T21:21:00Z">
        <w:r w:rsidRPr="00547FEE" w:rsidDel="00E864CC">
          <w:rPr>
            <w:lang w:val="en-US" w:bidi="ar-EG"/>
          </w:rPr>
          <w:delText>GIS layers to a centralized digital dashboard</w:delText>
        </w:r>
      </w:del>
      <w:r w:rsidRPr="00547FEE">
        <w:rPr>
          <w:lang w:val="en-US" w:bidi="ar-EG"/>
        </w:rPr>
        <w:t>.</w:t>
      </w:r>
    </w:p>
    <w:p w14:paraId="01509404" w14:textId="77777777" w:rsidR="00547FEE" w:rsidRPr="00547FEE" w:rsidRDefault="00547FEE" w:rsidP="00547FEE">
      <w:pPr>
        <w:rPr>
          <w:b/>
          <w:bCs/>
          <w:lang w:val="en-US" w:bidi="ar-EG"/>
        </w:rPr>
      </w:pPr>
      <w:r w:rsidRPr="00547FEE">
        <w:rPr>
          <w:b/>
          <w:bCs/>
          <w:lang w:val="en-US" w:bidi="ar-EG"/>
        </w:rPr>
        <w:t>B) Field and Engineering Activities</w:t>
      </w:r>
    </w:p>
    <w:p w14:paraId="0B4AFEF3" w14:textId="36596A55" w:rsidR="00547FEE" w:rsidRPr="00547FEE" w:rsidRDefault="00547FEE" w:rsidP="00E864CC">
      <w:pPr>
        <w:jc w:val="both"/>
        <w:rPr>
          <w:lang w:val="en-US" w:bidi="ar-EG"/>
        </w:rPr>
        <w:pPrChange w:id="84" w:author="USER" w:date="2025-11-27T00:24:00Z" w16du:dateUtc="2025-11-26T21:24:00Z">
          <w:pPr/>
        </w:pPrChange>
      </w:pPr>
      <w:r w:rsidRPr="00547FEE">
        <w:rPr>
          <w:lang w:val="en-US" w:bidi="ar-EG"/>
        </w:rPr>
        <w:t>• Conducting a hydrographic survey of the Sinnuris Canal.</w:t>
      </w:r>
      <w:r w:rsidRPr="00547FEE">
        <w:rPr>
          <w:lang w:val="en-US" w:bidi="ar-EG"/>
        </w:rPr>
        <w:br/>
        <w:t>• Installing fixed monitoring stations for water levels</w:t>
      </w:r>
      <w:del w:id="85" w:author="USER" w:date="2025-11-27T00:22:00Z" w16du:dateUtc="2025-11-26T21:22:00Z">
        <w:r w:rsidRPr="00547FEE" w:rsidDel="00E864CC">
          <w:rPr>
            <w:lang w:val="en-US" w:bidi="ar-EG"/>
          </w:rPr>
          <w:delText xml:space="preserve"> only</w:delText>
        </w:r>
      </w:del>
      <w:del w:id="86" w:author="USER" w:date="2025-11-27T00:23:00Z" w16du:dateUtc="2025-11-26T21:23:00Z">
        <w:r w:rsidRPr="00547FEE" w:rsidDel="00E864CC">
          <w:rPr>
            <w:lang w:val="en-US" w:bidi="ar-EG"/>
          </w:rPr>
          <w:delText>, using these levels to indirectly track discharges from check structures and “Nasba” outlets</w:delText>
        </w:r>
      </w:del>
      <w:r w:rsidRPr="00547FEE">
        <w:rPr>
          <w:lang w:val="en-US" w:bidi="ar-EG"/>
        </w:rPr>
        <w:t>.</w:t>
      </w:r>
      <w:r w:rsidRPr="00547FEE">
        <w:rPr>
          <w:lang w:val="en-US" w:bidi="ar-EG"/>
        </w:rPr>
        <w:br/>
        <w:t>• Periodic verification of flows using field discharge-measurement devices when needed.</w:t>
      </w:r>
      <w:r w:rsidRPr="00547FEE">
        <w:rPr>
          <w:lang w:val="en-US" w:bidi="ar-EG"/>
        </w:rPr>
        <w:br/>
        <w:t>• Reviewing the operational performance of the canal and implementing required improvements.</w:t>
      </w:r>
    </w:p>
    <w:p w14:paraId="57236B2C" w14:textId="77777777" w:rsidR="00547FEE" w:rsidRPr="00547FEE" w:rsidRDefault="00547FEE" w:rsidP="00547FEE">
      <w:pPr>
        <w:rPr>
          <w:b/>
          <w:bCs/>
          <w:lang w:val="en-US" w:bidi="ar-EG"/>
        </w:rPr>
      </w:pPr>
      <w:r w:rsidRPr="00547FEE">
        <w:rPr>
          <w:b/>
          <w:bCs/>
          <w:lang w:val="en-US" w:bidi="ar-EG"/>
        </w:rPr>
        <w:t>C) Modelling and Decision Support</w:t>
      </w:r>
    </w:p>
    <w:p w14:paraId="04D3537D" w14:textId="618AD5FC" w:rsidR="00547FEE" w:rsidRPr="00547FEE" w:rsidRDefault="00547FEE" w:rsidP="00547FEE">
      <w:pPr>
        <w:rPr>
          <w:lang w:val="en-US" w:bidi="ar-EG"/>
        </w:rPr>
      </w:pPr>
      <w:r w:rsidRPr="00547FEE">
        <w:rPr>
          <w:lang w:val="en-US" w:bidi="ar-EG"/>
        </w:rPr>
        <w:t>• Developing a GIS-based irrigation water allocation model.</w:t>
      </w:r>
      <w:r w:rsidRPr="00547FEE">
        <w:rPr>
          <w:lang w:val="en-US" w:bidi="ar-EG"/>
        </w:rPr>
        <w:br/>
        <w:t xml:space="preserve">• </w:t>
      </w:r>
      <w:del w:id="87" w:author="USER" w:date="2025-11-27T00:27:00Z" w16du:dateUtc="2025-11-26T21:27:00Z">
        <w:r w:rsidRPr="00547FEE" w:rsidDel="00EC0B15">
          <w:rPr>
            <w:lang w:val="en-US" w:bidi="ar-EG"/>
          </w:rPr>
          <w:delText>Integrating crop coefficients with actual cultivated areas.</w:delText>
        </w:r>
        <w:r w:rsidRPr="00547FEE" w:rsidDel="00EC0B15">
          <w:rPr>
            <w:lang w:val="en-US" w:bidi="ar-EG"/>
          </w:rPr>
          <w:br/>
          <w:delText xml:space="preserve">• </w:delText>
        </w:r>
      </w:del>
      <w:r w:rsidRPr="00547FEE">
        <w:rPr>
          <w:lang w:val="en-US" w:bidi="ar-EG"/>
        </w:rPr>
        <w:t xml:space="preserve">Calculating </w:t>
      </w:r>
      <w:del w:id="88" w:author="USER" w:date="2025-11-27T00:27:00Z" w16du:dateUtc="2025-11-26T21:27:00Z">
        <w:r w:rsidRPr="00547FEE" w:rsidDel="00EC0B15">
          <w:rPr>
            <w:lang w:val="en-US" w:bidi="ar-EG"/>
          </w:rPr>
          <w:delText xml:space="preserve">monthly </w:delText>
        </w:r>
      </w:del>
      <w:ins w:id="89" w:author="USER" w:date="2025-11-27T00:27:00Z" w16du:dateUtc="2025-11-26T21:27:00Z">
        <w:r w:rsidR="00EC0B15">
          <w:rPr>
            <w:lang w:val="en-US" w:bidi="ar-EG"/>
          </w:rPr>
          <w:t>temporal</w:t>
        </w:r>
        <w:r w:rsidR="00EC0B15" w:rsidRPr="00547FEE">
          <w:rPr>
            <w:lang w:val="en-US" w:bidi="ar-EG"/>
          </w:rPr>
          <w:t xml:space="preserve"> </w:t>
        </w:r>
      </w:ins>
      <w:r w:rsidRPr="00547FEE">
        <w:rPr>
          <w:lang w:val="en-US" w:bidi="ar-EG"/>
        </w:rPr>
        <w:t>water requirements for the different agricultural zones.</w:t>
      </w:r>
      <w:r w:rsidRPr="00547FEE">
        <w:rPr>
          <w:lang w:val="en-US" w:bidi="ar-EG"/>
        </w:rPr>
        <w:br/>
        <w:t>• Developing tools within the digital dashboard for irrigation scheduling and monitoring water requirements.</w:t>
      </w:r>
      <w:r w:rsidRPr="00547FEE">
        <w:rPr>
          <w:lang w:val="en-US" w:bidi="ar-EG"/>
        </w:rPr>
        <w:br/>
        <w:t xml:space="preserve">• Using a one-dimensional hydraulic model (1D) such as </w:t>
      </w:r>
      <w:r w:rsidRPr="00547FEE">
        <w:rPr>
          <w:b/>
          <w:bCs/>
          <w:lang w:val="en-US" w:bidi="ar-EG"/>
        </w:rPr>
        <w:t>SOBEK</w:t>
      </w:r>
      <w:r w:rsidRPr="00547FEE">
        <w:rPr>
          <w:lang w:val="en-US" w:bidi="ar-EG"/>
        </w:rPr>
        <w:t xml:space="preserve"> or </w:t>
      </w:r>
      <w:r w:rsidRPr="00547FEE">
        <w:rPr>
          <w:b/>
          <w:bCs/>
          <w:lang w:val="en-US" w:bidi="ar-EG"/>
        </w:rPr>
        <w:t>HEC-RAS</w:t>
      </w:r>
      <w:r w:rsidRPr="00547FEE">
        <w:rPr>
          <w:lang w:val="en-US" w:bidi="ar-EG"/>
        </w:rPr>
        <w:t xml:space="preserve"> to simulate canal flow, support water-governance decisions, and assess the impact of changes in levels and discharges on distribution efficiency.</w:t>
      </w:r>
    </w:p>
    <w:p w14:paraId="3A368BC5" w14:textId="77777777" w:rsidR="00547FEE" w:rsidRPr="00547FEE" w:rsidRDefault="00547FEE" w:rsidP="00547FEE">
      <w:pPr>
        <w:rPr>
          <w:b/>
          <w:bCs/>
          <w:lang w:val="en-US" w:bidi="ar-EG"/>
        </w:rPr>
      </w:pPr>
      <w:r w:rsidRPr="00547FEE">
        <w:rPr>
          <w:b/>
          <w:bCs/>
          <w:lang w:val="en-US" w:bidi="ar-EG"/>
        </w:rPr>
        <w:t>D) Community Engagement</w:t>
      </w:r>
    </w:p>
    <w:p w14:paraId="599CE898" w14:textId="5F486576" w:rsidR="00547FEE" w:rsidRPr="00547FEE" w:rsidDel="00120AA8" w:rsidRDefault="00547FEE" w:rsidP="00547FEE">
      <w:pPr>
        <w:rPr>
          <w:del w:id="90" w:author="USER" w:date="2025-11-27T00:48:00Z" w16du:dateUtc="2025-11-26T21:48:00Z"/>
          <w:lang w:val="en-US" w:bidi="ar-EG"/>
        </w:rPr>
      </w:pPr>
      <w:r w:rsidRPr="00547FEE">
        <w:rPr>
          <w:lang w:val="en-US" w:bidi="ar-EG"/>
        </w:rPr>
        <w:lastRenderedPageBreak/>
        <w:t xml:space="preserve">• Training </w:t>
      </w:r>
      <w:ins w:id="91" w:author="USER" w:date="2025-11-27T00:29:00Z" w16du:dateUtc="2025-11-26T21:29:00Z">
        <w:r w:rsidR="00EC0B15">
          <w:rPr>
            <w:lang w:val="en-US" w:bidi="ar-EG"/>
          </w:rPr>
          <w:t xml:space="preserve">the </w:t>
        </w:r>
      </w:ins>
      <w:r w:rsidRPr="00547FEE">
        <w:rPr>
          <w:lang w:val="en-US" w:bidi="ar-EG"/>
        </w:rPr>
        <w:t xml:space="preserve">farmers </w:t>
      </w:r>
      <w:del w:id="92" w:author="USER" w:date="2025-11-27T00:31:00Z" w16du:dateUtc="2025-11-26T21:31:00Z">
        <w:r w:rsidRPr="00547FEE" w:rsidDel="00EC0B15">
          <w:rPr>
            <w:lang w:val="en-US" w:bidi="ar-EG"/>
          </w:rPr>
          <w:delText>on</w:delText>
        </w:r>
      </w:del>
      <w:ins w:id="93" w:author="USER" w:date="2025-11-27T00:31:00Z" w16du:dateUtc="2025-11-26T21:31:00Z">
        <w:r w:rsidR="00EC0B15" w:rsidRPr="00547FEE">
          <w:rPr>
            <w:lang w:val="en-US" w:bidi="ar-EG"/>
          </w:rPr>
          <w:t>in</w:t>
        </w:r>
      </w:ins>
      <w:r w:rsidRPr="00547FEE">
        <w:rPr>
          <w:lang w:val="en-US" w:bidi="ar-EG"/>
        </w:rPr>
        <w:t xml:space="preserve"> improved and efficient irrigation practices.</w:t>
      </w:r>
      <w:r w:rsidRPr="00547FEE">
        <w:rPr>
          <w:lang w:val="en-US" w:bidi="ar-EG"/>
        </w:rPr>
        <w:br/>
        <w:t xml:space="preserve">• Participatory mapping of </w:t>
      </w:r>
      <w:ins w:id="94" w:author="USER" w:date="2025-11-27T00:30:00Z" w16du:dateUtc="2025-11-26T21:30:00Z">
        <w:r w:rsidR="00EC0B15">
          <w:rPr>
            <w:lang w:val="en-US" w:bidi="ar-EG"/>
          </w:rPr>
          <w:t>the</w:t>
        </w:r>
      </w:ins>
      <w:ins w:id="95" w:author="USER" w:date="2025-11-27T00:31:00Z" w16du:dateUtc="2025-11-26T21:31:00Z">
        <w:r w:rsidR="00EC0B15">
          <w:rPr>
            <w:lang w:val="en-US" w:bidi="ar-EG"/>
          </w:rPr>
          <w:t xml:space="preserve"> command</w:t>
        </w:r>
      </w:ins>
      <w:ins w:id="96" w:author="USER" w:date="2025-11-27T00:30:00Z" w16du:dateUtc="2025-11-26T21:30:00Z">
        <w:r w:rsidR="00EC0B15">
          <w:rPr>
            <w:lang w:val="en-US" w:bidi="ar-EG"/>
          </w:rPr>
          <w:t xml:space="preserve"> </w:t>
        </w:r>
      </w:ins>
      <w:del w:id="97" w:author="USER" w:date="2025-11-27T00:30:00Z" w16du:dateUtc="2025-11-26T21:30:00Z">
        <w:r w:rsidRPr="00547FEE" w:rsidDel="00EC0B15">
          <w:rPr>
            <w:lang w:val="en-US" w:bidi="ar-EG"/>
          </w:rPr>
          <w:delText xml:space="preserve">problem </w:delText>
        </w:r>
      </w:del>
      <w:r w:rsidRPr="00547FEE">
        <w:rPr>
          <w:lang w:val="en-US" w:bidi="ar-EG"/>
        </w:rPr>
        <w:t>areas.</w:t>
      </w:r>
      <w:r w:rsidRPr="00547FEE">
        <w:rPr>
          <w:lang w:val="en-US" w:bidi="ar-EG"/>
        </w:rPr>
        <w:br/>
        <w:t>• Conducting local workshops on</w:t>
      </w:r>
      <w:ins w:id="98" w:author="USER" w:date="2025-11-27T00:29:00Z" w16du:dateUtc="2025-11-26T21:29:00Z">
        <w:r w:rsidR="00EC0B15">
          <w:rPr>
            <w:lang w:val="en-US" w:bidi="ar-EG"/>
          </w:rPr>
          <w:t xml:space="preserve"> G</w:t>
        </w:r>
      </w:ins>
      <w:ins w:id="99" w:author="USER" w:date="2025-11-27T00:30:00Z" w16du:dateUtc="2025-11-26T21:30:00Z">
        <w:r w:rsidR="00EC0B15">
          <w:rPr>
            <w:lang w:val="en-US" w:bidi="ar-EG"/>
          </w:rPr>
          <w:t>IS and</w:t>
        </w:r>
      </w:ins>
      <w:r w:rsidRPr="00547FEE">
        <w:rPr>
          <w:lang w:val="en-US" w:bidi="ar-EG"/>
        </w:rPr>
        <w:t xml:space="preserve"> remote-sensing-based water management.</w:t>
      </w:r>
    </w:p>
    <w:p w14:paraId="7393FBDD" w14:textId="3C9F7532" w:rsidR="00547FEE" w:rsidRPr="00547FEE" w:rsidRDefault="00547FEE" w:rsidP="00120AA8">
      <w:pPr>
        <w:rPr>
          <w:lang w:val="en-US" w:bidi="ar-EG"/>
        </w:rPr>
      </w:pPr>
    </w:p>
    <w:p w14:paraId="0F3235AA" w14:textId="77777777" w:rsidR="00547FEE" w:rsidRPr="00120AA8" w:rsidRDefault="00547FEE" w:rsidP="00547FEE">
      <w:pPr>
        <w:rPr>
          <w:b/>
          <w:bCs/>
          <w:color w:val="002060"/>
          <w:u w:val="single"/>
          <w:lang w:val="en-US" w:bidi="ar-EG"/>
          <w:rPrChange w:id="100" w:author="USER" w:date="2025-11-27T00:49:00Z" w16du:dateUtc="2025-11-26T21:49:00Z">
            <w:rPr>
              <w:b/>
              <w:bCs/>
              <w:color w:val="C00000"/>
              <w:u w:val="single"/>
              <w:lang w:val="en-US" w:bidi="ar-EG"/>
            </w:rPr>
          </w:rPrChange>
        </w:rPr>
      </w:pPr>
      <w:r w:rsidRPr="00120AA8">
        <w:rPr>
          <w:b/>
          <w:bCs/>
          <w:color w:val="002060"/>
          <w:u w:val="single"/>
          <w:lang w:val="en-US" w:bidi="ar-EG"/>
          <w:rPrChange w:id="101" w:author="USER" w:date="2025-11-27T00:49:00Z" w16du:dateUtc="2025-11-26T21:49:00Z">
            <w:rPr>
              <w:b/>
              <w:bCs/>
              <w:color w:val="C00000"/>
              <w:u w:val="single"/>
              <w:lang w:val="en-US" w:bidi="ar-EG"/>
            </w:rPr>
          </w:rPrChange>
        </w:rPr>
        <w:t>5. Governance and Coordination</w:t>
      </w:r>
    </w:p>
    <w:p w14:paraId="14416F49" w14:textId="3F5AB6E0" w:rsidR="00547FEE" w:rsidRPr="00547FEE" w:rsidRDefault="00547FEE" w:rsidP="00547FEE">
      <w:pPr>
        <w:rPr>
          <w:lang w:val="en-US" w:bidi="ar-EG"/>
        </w:rPr>
      </w:pPr>
      <w:r w:rsidRPr="00547FEE">
        <w:rPr>
          <w:lang w:val="en-US" w:bidi="ar-EG"/>
        </w:rPr>
        <w:t xml:space="preserve">• </w:t>
      </w:r>
      <w:del w:id="102" w:author="USER" w:date="2025-11-27T00:33:00Z" w16du:dateUtc="2025-11-26T21:33:00Z">
        <w:r w:rsidRPr="00547FEE" w:rsidDel="00EC0B15">
          <w:rPr>
            <w:lang w:val="en-US" w:bidi="ar-EG"/>
          </w:rPr>
          <w:delText>Monthly c</w:delText>
        </w:r>
      </w:del>
      <w:ins w:id="103" w:author="USER" w:date="2025-11-27T00:33:00Z" w16du:dateUtc="2025-11-26T21:33:00Z">
        <w:r w:rsidR="00EC0B15">
          <w:rPr>
            <w:lang w:val="en-US" w:bidi="ar-EG"/>
          </w:rPr>
          <w:t>C</w:t>
        </w:r>
      </w:ins>
      <w:r w:rsidRPr="00547FEE">
        <w:rPr>
          <w:lang w:val="en-US" w:bidi="ar-EG"/>
        </w:rPr>
        <w:t>oordination meetings among participating entities.</w:t>
      </w:r>
      <w:r w:rsidRPr="00547FEE">
        <w:rPr>
          <w:lang w:val="en-US" w:bidi="ar-EG"/>
        </w:rPr>
        <w:br/>
        <w:t>• An annual evaluation workshop to validate NDVI-based cultivated area assessments.</w:t>
      </w:r>
      <w:r w:rsidRPr="00547FEE">
        <w:rPr>
          <w:lang w:val="en-US" w:bidi="ar-EG"/>
        </w:rPr>
        <w:br/>
        <w:t xml:space="preserve">• Operating a shared digital platform following </w:t>
      </w:r>
      <w:del w:id="104" w:author="USER" w:date="2025-11-27T00:34:00Z" w16du:dateUtc="2025-11-26T21:34:00Z">
        <w:r w:rsidRPr="00547FEE" w:rsidDel="00F528CD">
          <w:rPr>
            <w:lang w:val="en-US" w:bidi="ar-EG"/>
          </w:rPr>
          <w:delText xml:space="preserve">FAIR </w:delText>
        </w:r>
      </w:del>
      <w:ins w:id="105" w:author="USER" w:date="2025-11-27T00:34:00Z" w16du:dateUtc="2025-11-26T21:34:00Z">
        <w:r w:rsidR="00F528CD">
          <w:rPr>
            <w:lang w:val="en-US" w:bidi="ar-EG"/>
          </w:rPr>
          <w:t>fair</w:t>
        </w:r>
        <w:r w:rsidR="00F528CD" w:rsidRPr="00547FEE">
          <w:rPr>
            <w:lang w:val="en-US" w:bidi="ar-EG"/>
          </w:rPr>
          <w:t xml:space="preserve"> </w:t>
        </w:r>
      </w:ins>
      <w:r w:rsidRPr="00547FEE">
        <w:rPr>
          <w:lang w:val="en-US" w:bidi="ar-EG"/>
        </w:rPr>
        <w:t>principles, including:</w:t>
      </w:r>
    </w:p>
    <w:p w14:paraId="2D5703A9" w14:textId="77777777" w:rsidR="00547FEE" w:rsidRPr="00547FEE" w:rsidRDefault="00547FEE" w:rsidP="00F528CD">
      <w:pPr>
        <w:numPr>
          <w:ilvl w:val="0"/>
          <w:numId w:val="1"/>
        </w:numPr>
        <w:tabs>
          <w:tab w:val="clear" w:pos="720"/>
          <w:tab w:val="num" w:pos="567"/>
        </w:tabs>
        <w:spacing w:after="0"/>
        <w:ind w:left="567" w:hanging="283"/>
        <w:rPr>
          <w:lang w:val="en-US" w:bidi="ar-EG"/>
        </w:rPr>
        <w:pPrChange w:id="106" w:author="USER" w:date="2025-11-27T00:36:00Z" w16du:dateUtc="2025-11-26T21:36:00Z">
          <w:pPr>
            <w:numPr>
              <w:numId w:val="1"/>
            </w:numPr>
            <w:tabs>
              <w:tab w:val="num" w:pos="720"/>
            </w:tabs>
            <w:ind w:left="720" w:hanging="360"/>
          </w:pPr>
        </w:pPrChange>
      </w:pPr>
      <w:r w:rsidRPr="00547FEE">
        <w:rPr>
          <w:lang w:val="en-US" w:bidi="ar-EG"/>
        </w:rPr>
        <w:t>Water-allocation datasets</w:t>
      </w:r>
    </w:p>
    <w:p w14:paraId="7E343073" w14:textId="77777777" w:rsidR="00547FEE" w:rsidRPr="00547FEE" w:rsidRDefault="00547FEE" w:rsidP="00F528CD">
      <w:pPr>
        <w:numPr>
          <w:ilvl w:val="0"/>
          <w:numId w:val="1"/>
        </w:numPr>
        <w:tabs>
          <w:tab w:val="clear" w:pos="720"/>
          <w:tab w:val="num" w:pos="567"/>
        </w:tabs>
        <w:spacing w:after="0"/>
        <w:ind w:left="567" w:hanging="283"/>
        <w:rPr>
          <w:lang w:val="en-US" w:bidi="ar-EG"/>
        </w:rPr>
        <w:pPrChange w:id="107" w:author="USER" w:date="2025-11-27T00:36:00Z" w16du:dateUtc="2025-11-26T21:36:00Z">
          <w:pPr>
            <w:numPr>
              <w:numId w:val="1"/>
            </w:numPr>
            <w:tabs>
              <w:tab w:val="num" w:pos="720"/>
            </w:tabs>
            <w:ind w:left="720" w:hanging="360"/>
          </w:pPr>
        </w:pPrChange>
      </w:pPr>
      <w:r w:rsidRPr="00547FEE">
        <w:rPr>
          <w:lang w:val="en-US" w:bidi="ar-EG"/>
        </w:rPr>
        <w:t>GIS layers and processed spatial outputs</w:t>
      </w:r>
    </w:p>
    <w:p w14:paraId="3333A59D" w14:textId="77777777" w:rsidR="00547FEE" w:rsidRPr="00547FEE" w:rsidRDefault="00547FEE" w:rsidP="00F528CD">
      <w:pPr>
        <w:numPr>
          <w:ilvl w:val="0"/>
          <w:numId w:val="1"/>
        </w:numPr>
        <w:tabs>
          <w:tab w:val="clear" w:pos="720"/>
          <w:tab w:val="num" w:pos="567"/>
        </w:tabs>
        <w:spacing w:after="0"/>
        <w:ind w:left="567" w:hanging="283"/>
        <w:rPr>
          <w:lang w:val="en-US" w:bidi="ar-EG"/>
        </w:rPr>
        <w:pPrChange w:id="108" w:author="USER" w:date="2025-11-27T00:36:00Z" w16du:dateUtc="2025-11-26T21:36:00Z">
          <w:pPr>
            <w:numPr>
              <w:numId w:val="1"/>
            </w:numPr>
            <w:tabs>
              <w:tab w:val="num" w:pos="720"/>
            </w:tabs>
            <w:ind w:left="720" w:hanging="360"/>
          </w:pPr>
        </w:pPrChange>
      </w:pPr>
      <w:r w:rsidRPr="00547FEE">
        <w:rPr>
          <w:lang w:val="en-US" w:bidi="ar-EG"/>
        </w:rPr>
        <w:t>Technical reports</w:t>
      </w:r>
    </w:p>
    <w:p w14:paraId="5F6538FF" w14:textId="77777777" w:rsidR="00547FEE" w:rsidRPr="00547FEE" w:rsidRDefault="00547FEE" w:rsidP="00F528CD">
      <w:pPr>
        <w:numPr>
          <w:ilvl w:val="0"/>
          <w:numId w:val="1"/>
        </w:numPr>
        <w:tabs>
          <w:tab w:val="clear" w:pos="720"/>
          <w:tab w:val="num" w:pos="567"/>
        </w:tabs>
        <w:spacing w:after="0"/>
        <w:ind w:left="567" w:hanging="283"/>
        <w:rPr>
          <w:lang w:val="en-US" w:bidi="ar-EG"/>
        </w:rPr>
        <w:pPrChange w:id="109" w:author="USER" w:date="2025-11-27T00:36:00Z" w16du:dateUtc="2025-11-26T21:36:00Z">
          <w:pPr>
            <w:numPr>
              <w:numId w:val="1"/>
            </w:numPr>
            <w:tabs>
              <w:tab w:val="num" w:pos="720"/>
            </w:tabs>
            <w:ind w:left="720" w:hanging="360"/>
          </w:pPr>
        </w:pPrChange>
      </w:pPr>
      <w:r w:rsidRPr="00547FEE">
        <w:rPr>
          <w:lang w:val="en-US" w:bidi="ar-EG"/>
        </w:rPr>
        <w:t>Policy recommendations</w:t>
      </w:r>
    </w:p>
    <w:p w14:paraId="49487AFC" w14:textId="4C5FC54C" w:rsidR="00547FEE" w:rsidRPr="00547FEE" w:rsidRDefault="00547FEE" w:rsidP="00547FEE">
      <w:pPr>
        <w:rPr>
          <w:lang w:val="en-US" w:bidi="ar-EG"/>
        </w:rPr>
      </w:pPr>
    </w:p>
    <w:p w14:paraId="7CA2E20C" w14:textId="7F15D48B" w:rsidR="00547FEE" w:rsidRPr="00120AA8" w:rsidDel="006C3FEC" w:rsidRDefault="00547FEE" w:rsidP="00547FEE">
      <w:pPr>
        <w:rPr>
          <w:del w:id="110" w:author="USER" w:date="2025-11-27T00:47:00Z" w16du:dateUtc="2025-11-26T21:47:00Z"/>
          <w:b/>
          <w:bCs/>
          <w:color w:val="002060"/>
          <w:u w:val="single"/>
          <w:lang w:val="en-US" w:bidi="ar-EG"/>
          <w:rPrChange w:id="111" w:author="USER" w:date="2025-11-27T00:49:00Z" w16du:dateUtc="2025-11-26T21:49:00Z">
            <w:rPr>
              <w:del w:id="112" w:author="USER" w:date="2025-11-27T00:47:00Z" w16du:dateUtc="2025-11-26T21:47:00Z"/>
              <w:b/>
              <w:bCs/>
              <w:color w:val="C00000"/>
              <w:u w:val="single"/>
              <w:lang w:val="en-US" w:bidi="ar-EG"/>
            </w:rPr>
          </w:rPrChange>
        </w:rPr>
      </w:pPr>
      <w:del w:id="113" w:author="USER" w:date="2025-11-27T00:47:00Z" w16du:dateUtc="2025-11-26T21:47:00Z">
        <w:r w:rsidRPr="00120AA8" w:rsidDel="006C3FEC">
          <w:rPr>
            <w:b/>
            <w:bCs/>
            <w:color w:val="002060"/>
            <w:u w:val="single"/>
            <w:lang w:val="en-US" w:bidi="ar-EG"/>
            <w:rPrChange w:id="114" w:author="USER" w:date="2025-11-27T00:49:00Z" w16du:dateUtc="2025-11-26T21:49:00Z">
              <w:rPr>
                <w:b/>
                <w:bCs/>
                <w:color w:val="C00000"/>
                <w:u w:val="single"/>
                <w:lang w:val="en-US" w:bidi="ar-EG"/>
              </w:rPr>
            </w:rPrChange>
          </w:rPr>
          <w:delText>6. Resources</w:delText>
        </w:r>
      </w:del>
      <w:del w:id="115" w:author="USER" w:date="2025-11-27T00:41:00Z" w16du:dateUtc="2025-11-26T21:41:00Z">
        <w:r w:rsidRPr="00120AA8" w:rsidDel="00F528CD">
          <w:rPr>
            <w:b/>
            <w:bCs/>
            <w:color w:val="002060"/>
            <w:u w:val="single"/>
            <w:lang w:val="en-US" w:bidi="ar-EG"/>
            <w:rPrChange w:id="116" w:author="USER" w:date="2025-11-27T00:49:00Z" w16du:dateUtc="2025-11-26T21:49:00Z">
              <w:rPr>
                <w:b/>
                <w:bCs/>
                <w:color w:val="C00000"/>
                <w:u w:val="single"/>
                <w:lang w:val="en-US" w:bidi="ar-EG"/>
              </w:rPr>
            </w:rPrChange>
          </w:rPr>
          <w:delText xml:space="preserve"> and Funding</w:delText>
        </w:r>
      </w:del>
    </w:p>
    <w:p w14:paraId="0FC6D1A9" w14:textId="18AF51F6" w:rsidR="00547FEE" w:rsidRPr="00120AA8" w:rsidDel="00F528CD" w:rsidRDefault="00547FEE" w:rsidP="00547FEE">
      <w:pPr>
        <w:rPr>
          <w:del w:id="117" w:author="USER" w:date="2025-11-27T00:37:00Z" w16du:dateUtc="2025-11-26T21:37:00Z"/>
          <w:b/>
          <w:bCs/>
          <w:color w:val="002060"/>
          <w:u w:val="single"/>
          <w:lang w:val="en-US" w:bidi="ar-EG"/>
          <w:rPrChange w:id="118" w:author="USER" w:date="2025-11-27T00:49:00Z" w16du:dateUtc="2025-11-26T21:49:00Z">
            <w:rPr>
              <w:del w:id="119" w:author="USER" w:date="2025-11-27T00:37:00Z" w16du:dateUtc="2025-11-26T21:37:00Z"/>
              <w:b/>
              <w:bCs/>
              <w:lang w:val="en-US" w:bidi="ar-EG"/>
            </w:rPr>
          </w:rPrChange>
        </w:rPr>
      </w:pPr>
      <w:del w:id="120" w:author="USER" w:date="2025-11-27T00:37:00Z" w16du:dateUtc="2025-11-26T21:37:00Z">
        <w:r w:rsidRPr="00120AA8" w:rsidDel="00F528CD">
          <w:rPr>
            <w:b/>
            <w:bCs/>
            <w:color w:val="002060"/>
            <w:u w:val="single"/>
            <w:lang w:val="en-US" w:bidi="ar-EG"/>
            <w:rPrChange w:id="121" w:author="USER" w:date="2025-11-27T00:49:00Z" w16du:dateUtc="2025-11-26T21:49:00Z">
              <w:rPr>
                <w:b/>
                <w:bCs/>
                <w:lang w:val="en-US" w:bidi="ar-EG"/>
              </w:rPr>
            </w:rPrChange>
          </w:rPr>
          <w:delText>Potential Funding Sources</w:delText>
        </w:r>
      </w:del>
    </w:p>
    <w:p w14:paraId="5965F811" w14:textId="6B880C6D" w:rsidR="00547FEE" w:rsidRPr="00120AA8" w:rsidDel="00F528CD" w:rsidRDefault="00547FEE" w:rsidP="00547FEE">
      <w:pPr>
        <w:rPr>
          <w:del w:id="122" w:author="USER" w:date="2025-11-27T00:37:00Z" w16du:dateUtc="2025-11-26T21:37:00Z"/>
          <w:b/>
          <w:bCs/>
          <w:color w:val="002060"/>
          <w:u w:val="single"/>
          <w:lang w:val="en-US" w:bidi="ar-EG"/>
          <w:rPrChange w:id="123" w:author="USER" w:date="2025-11-27T00:49:00Z" w16du:dateUtc="2025-11-26T21:49:00Z">
            <w:rPr>
              <w:del w:id="124" w:author="USER" w:date="2025-11-27T00:37:00Z" w16du:dateUtc="2025-11-26T21:37:00Z"/>
              <w:lang w:val="en-US" w:bidi="ar-EG"/>
            </w:rPr>
          </w:rPrChange>
        </w:rPr>
      </w:pPr>
      <w:del w:id="125" w:author="USER" w:date="2025-11-27T00:37:00Z" w16du:dateUtc="2025-11-26T21:37:00Z">
        <w:r w:rsidRPr="00120AA8" w:rsidDel="00F528CD">
          <w:rPr>
            <w:b/>
            <w:bCs/>
            <w:color w:val="002060"/>
            <w:u w:val="single"/>
            <w:lang w:val="en-US" w:bidi="ar-EG"/>
            <w:rPrChange w:id="126" w:author="USER" w:date="2025-11-27T00:49:00Z" w16du:dateUtc="2025-11-26T21:49:00Z">
              <w:rPr>
                <w:lang w:val="en-US" w:bidi="ar-EG"/>
              </w:rPr>
            </w:rPrChange>
          </w:rPr>
          <w:delText>• PRIMA program</w:delText>
        </w:r>
      </w:del>
      <w:del w:id="127" w:author="USER" w:date="2025-11-27T00:36:00Z" w16du:dateUtc="2025-11-26T21:36:00Z">
        <w:r w:rsidRPr="00120AA8" w:rsidDel="00F528CD">
          <w:rPr>
            <w:b/>
            <w:bCs/>
            <w:color w:val="002060"/>
            <w:u w:val="single"/>
            <w:lang w:val="en-US" w:bidi="ar-EG"/>
            <w:rPrChange w:id="128" w:author="USER" w:date="2025-11-27T00:49:00Z" w16du:dateUtc="2025-11-26T21:49:00Z">
              <w:rPr>
                <w:lang w:val="en-US" w:bidi="ar-EG"/>
              </w:rPr>
            </w:rPrChange>
          </w:rPr>
          <w:delText>s</w:delText>
        </w:r>
      </w:del>
      <w:del w:id="129" w:author="USER" w:date="2025-11-27T00:37:00Z" w16du:dateUtc="2025-11-26T21:37:00Z">
        <w:r w:rsidRPr="00120AA8" w:rsidDel="00F528CD">
          <w:rPr>
            <w:b/>
            <w:bCs/>
            <w:color w:val="002060"/>
            <w:u w:val="single"/>
            <w:lang w:val="en-US" w:bidi="ar-EG"/>
            <w:rPrChange w:id="130" w:author="USER" w:date="2025-11-27T00:49:00Z" w16du:dateUtc="2025-11-26T21:49:00Z">
              <w:rPr>
                <w:lang w:val="en-US" w:bidi="ar-EG"/>
              </w:rPr>
            </w:rPrChange>
          </w:rPr>
          <w:br/>
          <w:delText>• European Union support (future expansion)</w:delText>
        </w:r>
      </w:del>
    </w:p>
    <w:p w14:paraId="37EA7C71" w14:textId="0B803493" w:rsidR="00547FEE" w:rsidRPr="00120AA8" w:rsidDel="006C3FEC" w:rsidRDefault="00547FEE" w:rsidP="00547FEE">
      <w:pPr>
        <w:rPr>
          <w:del w:id="131" w:author="USER" w:date="2025-11-27T00:47:00Z" w16du:dateUtc="2025-11-26T21:47:00Z"/>
          <w:b/>
          <w:bCs/>
          <w:color w:val="002060"/>
          <w:u w:val="single"/>
          <w:lang w:val="en-US" w:bidi="ar-EG"/>
          <w:rPrChange w:id="132" w:author="USER" w:date="2025-11-27T00:49:00Z" w16du:dateUtc="2025-11-26T21:49:00Z">
            <w:rPr>
              <w:del w:id="133" w:author="USER" w:date="2025-11-27T00:47:00Z" w16du:dateUtc="2025-11-26T21:47:00Z"/>
              <w:b/>
              <w:bCs/>
              <w:lang w:val="en-US" w:bidi="ar-EG"/>
            </w:rPr>
          </w:rPrChange>
        </w:rPr>
      </w:pPr>
      <w:del w:id="134" w:author="USER" w:date="2025-11-27T00:47:00Z" w16du:dateUtc="2025-11-26T21:47:00Z">
        <w:r w:rsidRPr="00120AA8" w:rsidDel="006C3FEC">
          <w:rPr>
            <w:b/>
            <w:bCs/>
            <w:color w:val="002060"/>
            <w:u w:val="single"/>
            <w:lang w:val="en-US" w:bidi="ar-EG"/>
            <w:rPrChange w:id="135" w:author="USER" w:date="2025-11-27T00:49:00Z" w16du:dateUtc="2025-11-26T21:49:00Z">
              <w:rPr>
                <w:b/>
                <w:bCs/>
                <w:lang w:val="en-US" w:bidi="ar-EG"/>
              </w:rPr>
            </w:rPrChange>
          </w:rPr>
          <w:delText>Material Resources</w:delText>
        </w:r>
      </w:del>
    </w:p>
    <w:p w14:paraId="39B4D3D7" w14:textId="1F0DC74E" w:rsidR="00547FEE" w:rsidRPr="00120AA8" w:rsidDel="006C3FEC" w:rsidRDefault="00547FEE" w:rsidP="00547FEE">
      <w:pPr>
        <w:rPr>
          <w:del w:id="136" w:author="USER" w:date="2025-11-27T00:47:00Z" w16du:dateUtc="2025-11-26T21:47:00Z"/>
          <w:b/>
          <w:bCs/>
          <w:color w:val="002060"/>
          <w:u w:val="single"/>
          <w:lang w:val="en-US" w:bidi="ar-EG"/>
          <w:rPrChange w:id="137" w:author="USER" w:date="2025-11-27T00:49:00Z" w16du:dateUtc="2025-11-26T21:49:00Z">
            <w:rPr>
              <w:del w:id="138" w:author="USER" w:date="2025-11-27T00:47:00Z" w16du:dateUtc="2025-11-26T21:47:00Z"/>
              <w:lang w:val="en-US" w:bidi="ar-EG"/>
            </w:rPr>
          </w:rPrChange>
        </w:rPr>
      </w:pPr>
      <w:del w:id="139" w:author="USER" w:date="2025-11-27T00:47:00Z" w16du:dateUtc="2025-11-26T21:47:00Z">
        <w:r w:rsidRPr="00120AA8" w:rsidDel="006C3FEC">
          <w:rPr>
            <w:b/>
            <w:bCs/>
            <w:color w:val="002060"/>
            <w:u w:val="single"/>
            <w:lang w:val="en-US" w:bidi="ar-EG"/>
            <w:rPrChange w:id="140" w:author="USER" w:date="2025-11-27T00:49:00Z" w16du:dateUtc="2025-11-26T21:49:00Z">
              <w:rPr>
                <w:lang w:val="en-US" w:bidi="ar-EG"/>
              </w:rPr>
            </w:rPrChange>
          </w:rPr>
          <w:delText>• High-performance computers for remote sensing, GIS, and hydraulic modelling</w:delText>
        </w:r>
        <w:r w:rsidRPr="00120AA8" w:rsidDel="006C3FEC">
          <w:rPr>
            <w:b/>
            <w:bCs/>
            <w:color w:val="002060"/>
            <w:u w:val="single"/>
            <w:lang w:val="en-US" w:bidi="ar-EG"/>
            <w:rPrChange w:id="141" w:author="USER" w:date="2025-11-27T00:49:00Z" w16du:dateUtc="2025-11-26T21:49:00Z">
              <w:rPr>
                <w:lang w:val="en-US" w:bidi="ar-EG"/>
              </w:rPr>
            </w:rPrChange>
          </w:rPr>
          <w:br/>
          <w:delText>• Soil–Plant</w:delText>
        </w:r>
      </w:del>
      <w:del w:id="142" w:author="USER" w:date="2025-11-27T00:42:00Z" w16du:dateUtc="2025-11-26T21:42:00Z">
        <w:r w:rsidRPr="00120AA8" w:rsidDel="00F528CD">
          <w:rPr>
            <w:b/>
            <w:bCs/>
            <w:color w:val="002060"/>
            <w:u w:val="single"/>
            <w:lang w:val="en-US" w:bidi="ar-EG"/>
            <w:rPrChange w:id="143" w:author="USER" w:date="2025-11-27T00:49:00Z" w16du:dateUtc="2025-11-26T21:49:00Z">
              <w:rPr>
                <w:lang w:val="en-US" w:bidi="ar-EG"/>
              </w:rPr>
            </w:rPrChange>
          </w:rPr>
          <w:delText xml:space="preserve">–Atmosphere </w:delText>
        </w:r>
      </w:del>
      <w:del w:id="144" w:author="USER" w:date="2025-11-27T00:47:00Z" w16du:dateUtc="2025-11-26T21:47:00Z">
        <w:r w:rsidRPr="00120AA8" w:rsidDel="006C3FEC">
          <w:rPr>
            <w:b/>
            <w:bCs/>
            <w:color w:val="002060"/>
            <w:u w:val="single"/>
            <w:lang w:val="en-US" w:bidi="ar-EG"/>
            <w:rPrChange w:id="145" w:author="USER" w:date="2025-11-27T00:49:00Z" w16du:dateUtc="2025-11-26T21:49:00Z">
              <w:rPr>
                <w:lang w:val="en-US" w:bidi="ar-EG"/>
              </w:rPr>
            </w:rPrChange>
          </w:rPr>
          <w:delText>sensors (expansion stage)</w:delText>
        </w:r>
        <w:r w:rsidRPr="00120AA8" w:rsidDel="006C3FEC">
          <w:rPr>
            <w:b/>
            <w:bCs/>
            <w:color w:val="002060"/>
            <w:u w:val="single"/>
            <w:lang w:val="en-US" w:bidi="ar-EG"/>
            <w:rPrChange w:id="146" w:author="USER" w:date="2025-11-27T00:49:00Z" w16du:dateUtc="2025-11-26T21:49:00Z">
              <w:rPr>
                <w:lang w:val="en-US" w:bidi="ar-EG"/>
              </w:rPr>
            </w:rPrChange>
          </w:rPr>
          <w:br/>
          <w:delText>• GIS server with cloud backup</w:delText>
        </w:r>
      </w:del>
    </w:p>
    <w:p w14:paraId="692FC24F" w14:textId="1C44A765" w:rsidR="00547FEE" w:rsidRPr="00120AA8" w:rsidDel="006C3FEC" w:rsidRDefault="00547FEE" w:rsidP="00547FEE">
      <w:pPr>
        <w:rPr>
          <w:del w:id="147" w:author="USER" w:date="2025-11-27T00:47:00Z" w16du:dateUtc="2025-11-26T21:47:00Z"/>
          <w:b/>
          <w:bCs/>
          <w:color w:val="002060"/>
          <w:u w:val="single"/>
          <w:lang w:val="en-US" w:bidi="ar-EG"/>
          <w:rPrChange w:id="148" w:author="USER" w:date="2025-11-27T00:49:00Z" w16du:dateUtc="2025-11-26T21:49:00Z">
            <w:rPr>
              <w:del w:id="149" w:author="USER" w:date="2025-11-27T00:47:00Z" w16du:dateUtc="2025-11-26T21:47:00Z"/>
              <w:b/>
              <w:bCs/>
              <w:lang w:val="en-US" w:bidi="ar-EG"/>
            </w:rPr>
          </w:rPrChange>
        </w:rPr>
      </w:pPr>
      <w:del w:id="150" w:author="USER" w:date="2025-11-27T00:47:00Z" w16du:dateUtc="2025-11-26T21:47:00Z">
        <w:r w:rsidRPr="00120AA8" w:rsidDel="006C3FEC">
          <w:rPr>
            <w:b/>
            <w:bCs/>
            <w:color w:val="002060"/>
            <w:u w:val="single"/>
            <w:lang w:val="en-US" w:bidi="ar-EG"/>
            <w:rPrChange w:id="151" w:author="USER" w:date="2025-11-27T00:49:00Z" w16du:dateUtc="2025-11-26T21:49:00Z">
              <w:rPr>
                <w:b/>
                <w:bCs/>
                <w:lang w:val="en-US" w:bidi="ar-EG"/>
              </w:rPr>
            </w:rPrChange>
          </w:rPr>
          <w:delText>Human Resources</w:delText>
        </w:r>
      </w:del>
    </w:p>
    <w:p w14:paraId="683E3D6B" w14:textId="035C750F" w:rsidR="00547FEE" w:rsidRPr="00120AA8" w:rsidDel="006C3FEC" w:rsidRDefault="00547FEE" w:rsidP="00547FEE">
      <w:pPr>
        <w:rPr>
          <w:del w:id="152" w:author="USER" w:date="2025-11-27T00:47:00Z" w16du:dateUtc="2025-11-26T21:47:00Z"/>
          <w:b/>
          <w:bCs/>
          <w:color w:val="002060"/>
          <w:u w:val="single"/>
          <w:lang w:val="en-US" w:bidi="ar-EG"/>
          <w:rPrChange w:id="153" w:author="USER" w:date="2025-11-27T00:49:00Z" w16du:dateUtc="2025-11-26T21:49:00Z">
            <w:rPr>
              <w:del w:id="154" w:author="USER" w:date="2025-11-27T00:47:00Z" w16du:dateUtc="2025-11-26T21:47:00Z"/>
              <w:lang w:val="en-US" w:bidi="ar-EG"/>
            </w:rPr>
          </w:rPrChange>
        </w:rPr>
      </w:pPr>
      <w:del w:id="155" w:author="USER" w:date="2025-11-27T00:47:00Z" w16du:dateUtc="2025-11-26T21:47:00Z">
        <w:r w:rsidRPr="00120AA8" w:rsidDel="006C3FEC">
          <w:rPr>
            <w:b/>
            <w:bCs/>
            <w:color w:val="002060"/>
            <w:u w:val="single"/>
            <w:lang w:val="en-US" w:bidi="ar-EG"/>
            <w:rPrChange w:id="156" w:author="USER" w:date="2025-11-27T00:49:00Z" w16du:dateUtc="2025-11-26T21:49:00Z">
              <w:rPr>
                <w:lang w:val="en-US" w:bidi="ar-EG"/>
              </w:rPr>
            </w:rPrChange>
          </w:rPr>
          <w:delText>• Living Lab Coordinator</w:delText>
        </w:r>
        <w:r w:rsidRPr="00120AA8" w:rsidDel="006C3FEC">
          <w:rPr>
            <w:b/>
            <w:bCs/>
            <w:color w:val="002060"/>
            <w:u w:val="single"/>
            <w:lang w:val="en-US" w:bidi="ar-EG"/>
            <w:rPrChange w:id="157" w:author="USER" w:date="2025-11-27T00:49:00Z" w16du:dateUtc="2025-11-26T21:49:00Z">
              <w:rPr>
                <w:lang w:val="en-US" w:bidi="ar-EG"/>
              </w:rPr>
            </w:rPrChange>
          </w:rPr>
          <w:br/>
          <w:delText xml:space="preserve">• </w:delText>
        </w:r>
        <w:r w:rsidRPr="00120AA8" w:rsidDel="006C3FEC">
          <w:rPr>
            <w:b/>
            <w:bCs/>
            <w:color w:val="002060"/>
            <w:u w:val="single"/>
            <w:lang w:val="en-US" w:bidi="ar-EG"/>
            <w:rPrChange w:id="158" w:author="USER" w:date="2025-11-27T00:49:00Z" w16du:dateUtc="2025-11-26T21:49:00Z">
              <w:rPr>
                <w:b/>
                <w:bCs/>
                <w:lang w:val="en-US" w:bidi="ar-EG"/>
              </w:rPr>
            </w:rPrChange>
          </w:rPr>
          <w:delText>Two hydraulic modelling experts (1D)</w:delText>
        </w:r>
        <w:r w:rsidRPr="00120AA8" w:rsidDel="006C3FEC">
          <w:rPr>
            <w:b/>
            <w:bCs/>
            <w:color w:val="002060"/>
            <w:u w:val="single"/>
            <w:lang w:val="en-US" w:bidi="ar-EG"/>
            <w:rPrChange w:id="159" w:author="USER" w:date="2025-11-27T00:49:00Z" w16du:dateUtc="2025-11-26T21:49:00Z">
              <w:rPr>
                <w:lang w:val="en-US" w:bidi="ar-EG"/>
              </w:rPr>
            </w:rPrChange>
          </w:rPr>
          <w:br/>
          <w:delText>• Two GIS/Remote Sensing specialists</w:delText>
        </w:r>
        <w:r w:rsidRPr="00120AA8" w:rsidDel="006C3FEC">
          <w:rPr>
            <w:b/>
            <w:bCs/>
            <w:color w:val="002060"/>
            <w:u w:val="single"/>
            <w:lang w:val="en-US" w:bidi="ar-EG"/>
            <w:rPrChange w:id="160" w:author="USER" w:date="2025-11-27T00:49:00Z" w16du:dateUtc="2025-11-26T21:49:00Z">
              <w:rPr>
                <w:lang w:val="en-US" w:bidi="ar-EG"/>
              </w:rPr>
            </w:rPrChange>
          </w:rPr>
          <w:br/>
          <w:delText>• Three field engineers/technicians</w:delText>
        </w:r>
        <w:r w:rsidRPr="00120AA8" w:rsidDel="006C3FEC">
          <w:rPr>
            <w:b/>
            <w:bCs/>
            <w:color w:val="002060"/>
            <w:u w:val="single"/>
            <w:lang w:val="en-US" w:bidi="ar-EG"/>
            <w:rPrChange w:id="161" w:author="USER" w:date="2025-11-27T00:49:00Z" w16du:dateUtc="2025-11-26T21:49:00Z">
              <w:rPr>
                <w:lang w:val="en-US" w:bidi="ar-EG"/>
              </w:rPr>
            </w:rPrChange>
          </w:rPr>
          <w:br/>
          <w:delText>• Agricultural specialist</w:delText>
        </w:r>
        <w:r w:rsidRPr="00120AA8" w:rsidDel="006C3FEC">
          <w:rPr>
            <w:b/>
            <w:bCs/>
            <w:color w:val="002060"/>
            <w:u w:val="single"/>
            <w:lang w:val="en-US" w:bidi="ar-EG"/>
            <w:rPrChange w:id="162" w:author="USER" w:date="2025-11-27T00:49:00Z" w16du:dateUtc="2025-11-26T21:49:00Z">
              <w:rPr>
                <w:lang w:val="en-US" w:bidi="ar-EG"/>
              </w:rPr>
            </w:rPrChange>
          </w:rPr>
          <w:br/>
          <w:delText>• Data analyst</w:delText>
        </w:r>
      </w:del>
    </w:p>
    <w:p w14:paraId="36C72137" w14:textId="48E2A7EE" w:rsidR="00547FEE" w:rsidRPr="00120AA8" w:rsidDel="006C3FEC" w:rsidRDefault="00547FEE" w:rsidP="00547FEE">
      <w:pPr>
        <w:rPr>
          <w:del w:id="163" w:author="USER" w:date="2025-11-27T00:48:00Z" w16du:dateUtc="2025-11-26T21:48:00Z"/>
          <w:b/>
          <w:bCs/>
          <w:color w:val="002060"/>
          <w:u w:val="single"/>
          <w:lang w:val="en-US" w:bidi="ar-EG"/>
          <w:rPrChange w:id="164" w:author="USER" w:date="2025-11-27T00:49:00Z" w16du:dateUtc="2025-11-26T21:49:00Z">
            <w:rPr>
              <w:del w:id="165" w:author="USER" w:date="2025-11-27T00:48:00Z" w16du:dateUtc="2025-11-26T21:48:00Z"/>
              <w:lang w:val="en-US" w:bidi="ar-EG"/>
            </w:rPr>
          </w:rPrChange>
        </w:rPr>
      </w:pPr>
    </w:p>
    <w:p w14:paraId="105211AD" w14:textId="3DEBB6DF" w:rsidR="00547FEE" w:rsidRPr="00120AA8" w:rsidRDefault="00547FEE" w:rsidP="00547FEE">
      <w:pPr>
        <w:rPr>
          <w:b/>
          <w:bCs/>
          <w:color w:val="002060"/>
          <w:u w:val="single"/>
          <w:lang w:val="en-US" w:bidi="ar-EG"/>
          <w:rPrChange w:id="166" w:author="USER" w:date="2025-11-27T00:49:00Z" w16du:dateUtc="2025-11-26T21:49:00Z">
            <w:rPr>
              <w:b/>
              <w:bCs/>
              <w:color w:val="C00000"/>
              <w:u w:val="single"/>
              <w:lang w:val="en-US" w:bidi="ar-EG"/>
            </w:rPr>
          </w:rPrChange>
        </w:rPr>
      </w:pPr>
      <w:del w:id="167" w:author="USER" w:date="2025-11-27T00:47:00Z" w16du:dateUtc="2025-11-26T21:47:00Z">
        <w:r w:rsidRPr="00120AA8" w:rsidDel="006C3FEC">
          <w:rPr>
            <w:b/>
            <w:bCs/>
            <w:color w:val="002060"/>
            <w:u w:val="single"/>
            <w:lang w:val="en-US" w:bidi="ar-EG"/>
            <w:rPrChange w:id="168" w:author="USER" w:date="2025-11-27T00:49:00Z" w16du:dateUtc="2025-11-26T21:49:00Z">
              <w:rPr>
                <w:b/>
                <w:bCs/>
                <w:color w:val="C00000"/>
                <w:u w:val="single"/>
                <w:lang w:val="en-US" w:bidi="ar-EG"/>
              </w:rPr>
            </w:rPrChange>
          </w:rPr>
          <w:delText>7</w:delText>
        </w:r>
      </w:del>
      <w:ins w:id="169" w:author="USER" w:date="2025-11-27T00:47:00Z" w16du:dateUtc="2025-11-26T21:47:00Z">
        <w:r w:rsidR="006C3FEC" w:rsidRPr="00120AA8">
          <w:rPr>
            <w:b/>
            <w:bCs/>
            <w:color w:val="002060"/>
            <w:u w:val="single"/>
            <w:lang w:val="en-US" w:bidi="ar-EG"/>
            <w:rPrChange w:id="170" w:author="USER" w:date="2025-11-27T00:49:00Z" w16du:dateUtc="2025-11-26T21:49:00Z">
              <w:rPr>
                <w:b/>
                <w:bCs/>
                <w:color w:val="C00000"/>
                <w:u w:val="single"/>
                <w:lang w:val="en-US" w:bidi="ar-EG"/>
              </w:rPr>
            </w:rPrChange>
          </w:rPr>
          <w:t>6</w:t>
        </w:r>
      </w:ins>
      <w:r w:rsidRPr="00120AA8">
        <w:rPr>
          <w:b/>
          <w:bCs/>
          <w:color w:val="002060"/>
          <w:u w:val="single"/>
          <w:lang w:val="en-US" w:bidi="ar-EG"/>
          <w:rPrChange w:id="171" w:author="USER" w:date="2025-11-27T00:49:00Z" w16du:dateUtc="2025-11-26T21:49:00Z">
            <w:rPr>
              <w:b/>
              <w:bCs/>
              <w:color w:val="C00000"/>
              <w:u w:val="single"/>
              <w:lang w:val="en-US" w:bidi="ar-EG"/>
            </w:rPr>
          </w:rPrChange>
        </w:rPr>
        <w:t>. Success and Impact Indicators</w:t>
      </w:r>
    </w:p>
    <w:p w14:paraId="377CD365" w14:textId="14B5ABC7" w:rsidR="00547FEE" w:rsidRPr="00547FEE" w:rsidRDefault="00547FEE" w:rsidP="00547FEE">
      <w:pPr>
        <w:rPr>
          <w:lang w:val="en-US" w:bidi="ar-EG"/>
        </w:rPr>
      </w:pPr>
      <w:r w:rsidRPr="00547FEE">
        <w:rPr>
          <w:lang w:val="en-US" w:bidi="ar-EG"/>
        </w:rPr>
        <w:t xml:space="preserve">• </w:t>
      </w:r>
      <w:del w:id="172" w:author="USER" w:date="2025-11-27T00:46:00Z" w16du:dateUtc="2025-11-26T21:46:00Z">
        <w:r w:rsidRPr="00547FEE" w:rsidDel="006C3FEC">
          <w:rPr>
            <w:lang w:val="en-US" w:bidi="ar-EG"/>
          </w:rPr>
          <w:delText xml:space="preserve">Monthly </w:delText>
        </w:r>
      </w:del>
      <w:ins w:id="173" w:author="USER" w:date="2025-11-27T00:46:00Z" w16du:dateUtc="2025-11-26T21:46:00Z">
        <w:r w:rsidR="006C3FEC">
          <w:rPr>
            <w:lang w:val="en-US" w:bidi="ar-EG"/>
          </w:rPr>
          <w:t>Temporal</w:t>
        </w:r>
        <w:r w:rsidR="006C3FEC" w:rsidRPr="00547FEE">
          <w:rPr>
            <w:lang w:val="en-US" w:bidi="ar-EG"/>
          </w:rPr>
          <w:t xml:space="preserve"> </w:t>
        </w:r>
      </w:ins>
      <w:r w:rsidRPr="00547FEE">
        <w:rPr>
          <w:lang w:val="en-US" w:bidi="ar-EG"/>
        </w:rPr>
        <w:t>NDVI maps issued for all service areas.</w:t>
      </w:r>
      <w:r w:rsidRPr="00547FEE">
        <w:rPr>
          <w:lang w:val="en-US" w:bidi="ar-EG"/>
        </w:rPr>
        <w:br/>
        <w:t>• Reduction in water-shortage complaints at canal tail ends.</w:t>
      </w:r>
      <w:r w:rsidRPr="00547FEE">
        <w:rPr>
          <w:lang w:val="en-US" w:bidi="ar-EG"/>
        </w:rPr>
        <w:br/>
        <w:t>• Improved equity in water distribution between head, middle, and tail reaches.</w:t>
      </w:r>
      <w:r w:rsidRPr="00547FEE">
        <w:rPr>
          <w:lang w:val="en-US" w:bidi="ar-EG"/>
        </w:rPr>
        <w:br/>
        <w:t>• Publication of 2–3 peer-reviewed scientific papers.</w:t>
      </w:r>
      <w:r w:rsidRPr="00547FEE">
        <w:rPr>
          <w:lang w:val="en-US" w:bidi="ar-EG"/>
        </w:rPr>
        <w:br/>
        <w:t>• Adoption of the digital dashboard at the irrigation-district level.</w:t>
      </w:r>
    </w:p>
    <w:p w14:paraId="7540B121" w14:textId="77777777" w:rsidR="00C137B7" w:rsidRPr="00547FEE" w:rsidRDefault="00C137B7">
      <w:pPr>
        <w:rPr>
          <w:lang w:val="en-US" w:bidi="ar-EG"/>
        </w:rPr>
      </w:pPr>
    </w:p>
    <w:sectPr w:rsidR="00C137B7" w:rsidRPr="00547FEE">
      <w:footerReference w:type="default" r:id="rId7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916D9" w14:textId="77777777" w:rsidR="00425B91" w:rsidRDefault="00425B91" w:rsidP="00547FEE">
      <w:pPr>
        <w:spacing w:after="0" w:line="240" w:lineRule="auto"/>
      </w:pPr>
      <w:r>
        <w:separator/>
      </w:r>
    </w:p>
  </w:endnote>
  <w:endnote w:type="continuationSeparator" w:id="0">
    <w:p w14:paraId="42886C0D" w14:textId="77777777" w:rsidR="00425B91" w:rsidRDefault="00425B91" w:rsidP="00547F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8006380"/>
      <w:docPartObj>
        <w:docPartGallery w:val="Page Numbers (Bottom of Page)"/>
        <w:docPartUnique/>
      </w:docPartObj>
    </w:sdtPr>
    <w:sdtContent>
      <w:p w14:paraId="687FF809" w14:textId="3E7D2B7B" w:rsidR="00547FEE" w:rsidRDefault="00547FE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BD1644" w14:textId="77777777" w:rsidR="00547FEE" w:rsidRDefault="00547F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A5998" w14:textId="77777777" w:rsidR="00425B91" w:rsidRDefault="00425B91" w:rsidP="00547FEE">
      <w:pPr>
        <w:spacing w:after="0" w:line="240" w:lineRule="auto"/>
      </w:pPr>
      <w:r>
        <w:separator/>
      </w:r>
    </w:p>
  </w:footnote>
  <w:footnote w:type="continuationSeparator" w:id="0">
    <w:p w14:paraId="5B70C930" w14:textId="77777777" w:rsidR="00425B91" w:rsidRDefault="00425B91" w:rsidP="00547F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A15B9"/>
    <w:multiLevelType w:val="multilevel"/>
    <w:tmpl w:val="3CE6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006E0"/>
    <w:multiLevelType w:val="hybridMultilevel"/>
    <w:tmpl w:val="E1144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366082"/>
    <w:multiLevelType w:val="hybridMultilevel"/>
    <w:tmpl w:val="27BEF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0872068">
    <w:abstractNumId w:val="0"/>
  </w:num>
  <w:num w:numId="2" w16cid:durableId="1208687380">
    <w:abstractNumId w:val="2"/>
  </w:num>
  <w:num w:numId="3" w16cid:durableId="86841803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FEE"/>
    <w:rsid w:val="0003237E"/>
    <w:rsid w:val="00120AA8"/>
    <w:rsid w:val="00141EF1"/>
    <w:rsid w:val="00281FF9"/>
    <w:rsid w:val="00294D43"/>
    <w:rsid w:val="002C7712"/>
    <w:rsid w:val="00301DC9"/>
    <w:rsid w:val="00425B91"/>
    <w:rsid w:val="00547FEE"/>
    <w:rsid w:val="005B4F84"/>
    <w:rsid w:val="006C3FEC"/>
    <w:rsid w:val="007C61A6"/>
    <w:rsid w:val="00837B8D"/>
    <w:rsid w:val="00856404"/>
    <w:rsid w:val="008C4635"/>
    <w:rsid w:val="008D6A27"/>
    <w:rsid w:val="009172EA"/>
    <w:rsid w:val="009A58A3"/>
    <w:rsid w:val="00AF59BC"/>
    <w:rsid w:val="00B83708"/>
    <w:rsid w:val="00B9331D"/>
    <w:rsid w:val="00C137B7"/>
    <w:rsid w:val="00E864CC"/>
    <w:rsid w:val="00E910F6"/>
    <w:rsid w:val="00EC0B15"/>
    <w:rsid w:val="00EE09F3"/>
    <w:rsid w:val="00F528CD"/>
    <w:rsid w:val="00FB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BE3BC"/>
  <w15:chartTrackingRefBased/>
  <w15:docId w15:val="{212DEE87-9BBC-495C-8F3E-28DC05DB8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FE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FE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FE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F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FE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FE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FE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FE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FE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FE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FEE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7FE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7FEE"/>
  </w:style>
  <w:style w:type="paragraph" w:styleId="Footer">
    <w:name w:val="footer"/>
    <w:basedOn w:val="Normal"/>
    <w:link w:val="FooterChar"/>
    <w:uiPriority w:val="99"/>
    <w:unhideWhenUsed/>
    <w:rsid w:val="00547FE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7FEE"/>
  </w:style>
  <w:style w:type="paragraph" w:styleId="Revision">
    <w:name w:val="Revision"/>
    <w:hidden/>
    <w:uiPriority w:val="99"/>
    <w:semiHidden/>
    <w:rsid w:val="00B933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864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</dc:creator>
  <cp:keywords/>
  <dc:description/>
  <cp:lastModifiedBy>USER</cp:lastModifiedBy>
  <cp:revision>3</cp:revision>
  <dcterms:created xsi:type="dcterms:W3CDTF">2025-11-26T21:21:00Z</dcterms:created>
  <dcterms:modified xsi:type="dcterms:W3CDTF">2025-11-26T21:49:00Z</dcterms:modified>
</cp:coreProperties>
</file>