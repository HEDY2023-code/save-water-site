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C561F" w14:textId="792C5567" w:rsidR="00FD3BE7" w:rsidRPr="00EB3D35" w:rsidRDefault="00EB3D35" w:rsidP="008E2042">
      <w:pPr>
        <w:ind w:left="360"/>
        <w:jc w:val="center"/>
        <w:rPr>
          <w:rFonts w:asciiTheme="minorBidi" w:hAnsiTheme="minorBidi"/>
          <w:highlight w:val="yellow"/>
        </w:rPr>
      </w:pPr>
      <w:r w:rsidRPr="00EB3D35">
        <w:rPr>
          <w:rFonts w:asciiTheme="minorBidi" w:hAnsiTheme="minorBidi"/>
          <w:b/>
          <w:bCs/>
        </w:rPr>
        <w:t>Template</w:t>
      </w:r>
      <w:r w:rsidR="00FD3BE7">
        <w:rPr>
          <w:rFonts w:asciiTheme="minorBidi" w:hAnsiTheme="minorBidi"/>
          <w:b/>
          <w:bCs/>
        </w:rPr>
        <w:t xml:space="preserve">    </w:t>
      </w:r>
    </w:p>
    <w:p w14:paraId="566557F8" w14:textId="2B00BC47" w:rsidR="00EB3D35" w:rsidRPr="00EB3D35" w:rsidRDefault="00EB3D35" w:rsidP="00EB3D35">
      <w:pPr>
        <w:rPr>
          <w:rFonts w:asciiTheme="minorBidi" w:hAnsiTheme="minorBidi"/>
          <w:b/>
          <w:bCs/>
        </w:rPr>
      </w:pPr>
    </w:p>
    <w:p w14:paraId="08ECA8AD" w14:textId="0E749CBA" w:rsidR="00EB3D35" w:rsidRPr="008E2042" w:rsidRDefault="00EB3D35" w:rsidP="00EB3D35">
      <w:pPr>
        <w:rPr>
          <w:rFonts w:asciiTheme="minorBidi" w:hAnsiTheme="minorBidi"/>
          <w:lang w:val="fr-FR"/>
        </w:rPr>
      </w:pPr>
      <w:r w:rsidRPr="00EB3D35">
        <w:rPr>
          <w:rFonts w:asciiTheme="minorBidi" w:hAnsiTheme="minorBidi"/>
          <w:b/>
          <w:bCs/>
        </w:rPr>
        <w:t>Deliverable D3.2: Policy and Governance Evaluation Report (Due 01 March 2026)</w:t>
      </w:r>
      <w:r w:rsidRPr="00EB3D35">
        <w:rPr>
          <w:rFonts w:asciiTheme="minorBidi" w:hAnsiTheme="minorBidi"/>
        </w:rPr>
        <w:br/>
      </w:r>
      <w:r w:rsidRPr="00EB3D35">
        <w:rPr>
          <w:rFonts w:asciiTheme="minorBidi" w:hAnsiTheme="minorBidi"/>
          <w:b/>
          <w:bCs/>
        </w:rPr>
        <w:t>Partner / Living Lab:</w:t>
      </w:r>
      <w:r w:rsidR="008E2042">
        <w:rPr>
          <w:rFonts w:asciiTheme="minorBidi" w:hAnsiTheme="minorBidi"/>
          <w:b/>
          <w:bCs/>
          <w:lang w:val="fr-FR"/>
        </w:rPr>
        <w:t xml:space="preserve"> </w:t>
      </w:r>
      <w:r w:rsidR="00D3469D">
        <w:rPr>
          <w:rFonts w:asciiTheme="minorBidi" w:hAnsiTheme="minorBidi"/>
          <w:b/>
          <w:bCs/>
          <w:lang w:val="fr-FR"/>
        </w:rPr>
        <w:t>USC</w:t>
      </w:r>
      <w:r w:rsidRPr="00EB3D35">
        <w:rPr>
          <w:rFonts w:asciiTheme="minorBidi" w:hAnsiTheme="minorBidi"/>
        </w:rPr>
        <w:br/>
      </w:r>
      <w:r w:rsidRPr="00EB3D35">
        <w:rPr>
          <w:rFonts w:asciiTheme="minorBidi" w:hAnsiTheme="minorBidi"/>
          <w:b/>
          <w:bCs/>
        </w:rPr>
        <w:t>Country:</w:t>
      </w:r>
      <w:r w:rsidR="008E2042">
        <w:rPr>
          <w:rFonts w:asciiTheme="minorBidi" w:hAnsiTheme="minorBidi"/>
          <w:b/>
          <w:bCs/>
          <w:lang w:val="fr-FR"/>
        </w:rPr>
        <w:t xml:space="preserve"> </w:t>
      </w:r>
      <w:r w:rsidR="00D3469D">
        <w:rPr>
          <w:rFonts w:asciiTheme="minorBidi" w:hAnsiTheme="minorBidi"/>
          <w:b/>
          <w:bCs/>
          <w:lang w:val="fr-FR"/>
        </w:rPr>
        <w:t>Spain</w:t>
      </w:r>
      <w:r w:rsidRPr="00EB3D35">
        <w:rPr>
          <w:rFonts w:asciiTheme="minorBidi" w:hAnsiTheme="minorBidi"/>
        </w:rPr>
        <w:br/>
      </w:r>
      <w:r w:rsidRPr="00EB3D35">
        <w:rPr>
          <w:rFonts w:asciiTheme="minorBidi" w:hAnsiTheme="minorBidi"/>
          <w:b/>
          <w:bCs/>
        </w:rPr>
        <w:t>Contact person(s):</w:t>
      </w:r>
      <w:r w:rsidR="008E2042">
        <w:rPr>
          <w:rFonts w:asciiTheme="minorBidi" w:hAnsiTheme="minorBidi"/>
          <w:b/>
          <w:bCs/>
          <w:lang w:val="fr-FR"/>
        </w:rPr>
        <w:t xml:space="preserve"> Pr </w:t>
      </w:r>
      <w:r w:rsidR="00D3469D">
        <w:rPr>
          <w:rFonts w:asciiTheme="minorBidi" w:hAnsiTheme="minorBidi"/>
          <w:b/>
          <w:bCs/>
          <w:lang w:val="fr-FR"/>
        </w:rPr>
        <w:t>María Rosa Mosquera Losada</w:t>
      </w:r>
      <w:r w:rsidRPr="00EB3D35">
        <w:rPr>
          <w:rFonts w:asciiTheme="minorBidi" w:hAnsiTheme="minorBidi"/>
        </w:rPr>
        <w:br/>
      </w:r>
      <w:r w:rsidRPr="00EB3D35">
        <w:rPr>
          <w:rFonts w:asciiTheme="minorBidi" w:hAnsiTheme="minorBidi"/>
          <w:b/>
          <w:bCs/>
        </w:rPr>
        <w:t>Email:</w:t>
      </w:r>
      <w:r w:rsidR="008E2042">
        <w:rPr>
          <w:rFonts w:asciiTheme="minorBidi" w:hAnsiTheme="minorBidi"/>
          <w:b/>
          <w:bCs/>
          <w:lang w:val="fr-FR"/>
        </w:rPr>
        <w:t xml:space="preserve"> </w:t>
      </w:r>
      <w:r w:rsidR="00D3469D">
        <w:rPr>
          <w:rFonts w:asciiTheme="minorBidi" w:hAnsiTheme="minorBidi"/>
          <w:b/>
          <w:bCs/>
          <w:lang w:val="fr-FR"/>
        </w:rPr>
        <w:t>mrosa.mosquera.losada@usc.es</w:t>
      </w:r>
    </w:p>
    <w:p w14:paraId="7A0FB7AE" w14:textId="361A05CF" w:rsidR="00EB3D35" w:rsidRPr="00EB3D35" w:rsidRDefault="00EB3D35" w:rsidP="00EB3D35">
      <w:pPr>
        <w:rPr>
          <w:rFonts w:asciiTheme="minorBidi" w:hAnsiTheme="minorBidi"/>
        </w:rPr>
      </w:pPr>
    </w:p>
    <w:p w14:paraId="48068F50" w14:textId="77777777" w:rsidR="00EB3D35" w:rsidRPr="00EB3D35" w:rsidRDefault="00EB3D35" w:rsidP="00EB3D35">
      <w:pPr>
        <w:rPr>
          <w:rFonts w:asciiTheme="minorBidi" w:hAnsiTheme="minorBidi"/>
          <w:b/>
          <w:bCs/>
        </w:rPr>
      </w:pPr>
      <w:r w:rsidRPr="00EB3D35">
        <w:rPr>
          <w:rFonts w:asciiTheme="minorBidi" w:hAnsiTheme="minorBidi"/>
          <w:b/>
          <w:bCs/>
        </w:rPr>
        <w:t>1. General Description of the Living Lab</w:t>
      </w:r>
    </w:p>
    <w:p w14:paraId="5EEE153C" w14:textId="15544B60" w:rsidR="00264756" w:rsidRPr="0061348A" w:rsidRDefault="00264756" w:rsidP="00264756">
      <w:pPr>
        <w:rPr>
          <w:rFonts w:asciiTheme="minorBidi" w:hAnsiTheme="minorBidi"/>
          <w:b/>
          <w:bCs/>
        </w:rPr>
      </w:pPr>
      <w:del w:id="0" w:author="Javier R Rigueiro" w:date="2026-02-26T17:17:00Z">
        <w:r w:rsidRPr="00375908" w:rsidDel="0061348A">
          <w:rPr>
            <w:rFonts w:asciiTheme="minorBidi" w:hAnsiTheme="minorBidi"/>
            <w:b/>
            <w:bCs/>
          </w:rPr>
          <w:delText xml:space="preserve">Mannouba </w:delText>
        </w:r>
        <w:r w:rsidRPr="0061348A" w:rsidDel="0061348A">
          <w:rPr>
            <w:rFonts w:asciiTheme="minorBidi" w:hAnsiTheme="minorBidi"/>
            <w:b/>
            <w:bCs/>
          </w:rPr>
          <w:delText xml:space="preserve"> </w:delText>
        </w:r>
      </w:del>
      <w:proofErr w:type="spellStart"/>
      <w:ins w:id="1" w:author="Javier R Rigueiro" w:date="2026-02-26T17:17:00Z">
        <w:r w:rsidR="0061348A" w:rsidRPr="0061348A">
          <w:rPr>
            <w:rFonts w:asciiTheme="minorBidi" w:hAnsiTheme="minorBidi"/>
            <w:b/>
            <w:bCs/>
          </w:rPr>
          <w:t>C</w:t>
        </w:r>
      </w:ins>
      <w:ins w:id="2" w:author="Javier R Rigueiro" w:date="2026-02-26T17:18:00Z">
        <w:r w:rsidR="0061348A" w:rsidRPr="0061348A">
          <w:rPr>
            <w:rFonts w:asciiTheme="minorBidi" w:hAnsiTheme="minorBidi"/>
            <w:b/>
            <w:bCs/>
          </w:rPr>
          <w:t>handrexa</w:t>
        </w:r>
        <w:proofErr w:type="spellEnd"/>
        <w:r w:rsidR="0061348A" w:rsidRPr="0061348A">
          <w:rPr>
            <w:rFonts w:asciiTheme="minorBidi" w:hAnsiTheme="minorBidi"/>
            <w:b/>
            <w:bCs/>
          </w:rPr>
          <w:t xml:space="preserve"> de </w:t>
        </w:r>
        <w:proofErr w:type="spellStart"/>
        <w:proofErr w:type="gramStart"/>
        <w:r w:rsidR="0061348A" w:rsidRPr="0061348A">
          <w:rPr>
            <w:rFonts w:asciiTheme="minorBidi" w:hAnsiTheme="minorBidi"/>
            <w:b/>
            <w:bCs/>
          </w:rPr>
          <w:t>Queixa</w:t>
        </w:r>
      </w:ins>
      <w:proofErr w:type="spellEnd"/>
      <w:ins w:id="3" w:author="Javier R Rigueiro" w:date="2026-02-26T17:17:00Z">
        <w:r w:rsidR="0061348A" w:rsidRPr="0061348A">
          <w:rPr>
            <w:rFonts w:asciiTheme="minorBidi" w:hAnsiTheme="minorBidi"/>
            <w:b/>
            <w:bCs/>
          </w:rPr>
          <w:t xml:space="preserve">  </w:t>
        </w:r>
      </w:ins>
      <w:r w:rsidRPr="0061348A">
        <w:rPr>
          <w:rFonts w:asciiTheme="minorBidi" w:hAnsiTheme="minorBidi"/>
          <w:b/>
          <w:bCs/>
        </w:rPr>
        <w:t>–</w:t>
      </w:r>
      <w:proofErr w:type="gramEnd"/>
      <w:r w:rsidRPr="0061348A">
        <w:rPr>
          <w:rFonts w:asciiTheme="minorBidi" w:hAnsiTheme="minorBidi"/>
          <w:b/>
          <w:bCs/>
        </w:rPr>
        <w:t xml:space="preserve"> </w:t>
      </w:r>
      <w:del w:id="4" w:author="Javier R Rigueiro" w:date="2026-02-26T17:19:00Z">
        <w:r w:rsidRPr="0061348A" w:rsidDel="0061348A">
          <w:rPr>
            <w:rFonts w:asciiTheme="minorBidi" w:hAnsiTheme="minorBidi"/>
            <w:b/>
            <w:bCs/>
          </w:rPr>
          <w:delText>Northern Tunisia</w:delText>
        </w:r>
      </w:del>
      <w:ins w:id="5" w:author="Javier R Rigueiro" w:date="2026-02-26T17:20:00Z">
        <w:r w:rsidR="0061348A">
          <w:rPr>
            <w:rFonts w:asciiTheme="minorBidi" w:hAnsiTheme="minorBidi"/>
            <w:b/>
            <w:bCs/>
          </w:rPr>
          <w:t>Ourense</w:t>
        </w:r>
      </w:ins>
    </w:p>
    <w:p w14:paraId="6EB17C28" w14:textId="297F458F" w:rsidR="00264756" w:rsidRDefault="00264756" w:rsidP="00264756">
      <w:pPr>
        <w:pStyle w:val="NormalWeb"/>
      </w:pPr>
      <w:r>
        <w:rPr>
          <w:rStyle w:val="Strong"/>
          <w:rFonts w:eastAsiaTheme="majorEastAsia"/>
        </w:rPr>
        <w:t>Location:</w:t>
      </w:r>
      <w:r>
        <w:t xml:space="preserve"> </w:t>
      </w:r>
      <w:del w:id="6" w:author="Javier R Rigueiro" w:date="2026-02-26T17:20:00Z">
        <w:r w:rsidDel="0061348A">
          <w:delText>Northern Tunisia</w:delText>
        </w:r>
      </w:del>
      <w:ins w:id="7" w:author="Javier R Rigueiro" w:date="2026-02-26T17:20:00Z">
        <w:r w:rsidR="0061348A">
          <w:t>North West Spain</w:t>
        </w:r>
      </w:ins>
      <w:r>
        <w:t xml:space="preserve">, </w:t>
      </w:r>
      <w:del w:id="8" w:author="Javier R Rigueiro" w:date="2026-02-26T17:20:00Z">
        <w:r w:rsidDel="0061348A">
          <w:delText>Mannouba region</w:delText>
        </w:r>
      </w:del>
      <w:ins w:id="9" w:author="Javier R Rigueiro" w:date="2026-02-26T17:20:00Z">
        <w:r w:rsidR="0061348A">
          <w:t xml:space="preserve">Galicia </w:t>
        </w:r>
        <w:proofErr w:type="spellStart"/>
        <w:r w:rsidR="0061348A">
          <w:t>Region</w:t>
        </w:r>
      </w:ins>
      <w:proofErr w:type="spellEnd"/>
      <w:r>
        <w:br/>
      </w:r>
      <w:proofErr w:type="spellStart"/>
      <w:r>
        <w:rPr>
          <w:rStyle w:val="Strong"/>
          <w:rFonts w:eastAsiaTheme="majorEastAsia"/>
        </w:rPr>
        <w:t>Climate</w:t>
      </w:r>
      <w:proofErr w:type="spellEnd"/>
      <w:r>
        <w:rPr>
          <w:rStyle w:val="Strong"/>
          <w:rFonts w:eastAsiaTheme="majorEastAsia"/>
        </w:rPr>
        <w:t>:</w:t>
      </w:r>
      <w:r>
        <w:t xml:space="preserve"> </w:t>
      </w:r>
      <w:proofErr w:type="spellStart"/>
      <w:ins w:id="10" w:author="Javier R Rigueiro" w:date="2026-02-26T17:20:00Z">
        <w:r w:rsidR="0061348A">
          <w:t>Humid</w:t>
        </w:r>
        <w:proofErr w:type="spellEnd"/>
        <w:r w:rsidR="0061348A">
          <w:t xml:space="preserve"> </w:t>
        </w:r>
      </w:ins>
      <w:proofErr w:type="spellStart"/>
      <w:r>
        <w:t>Mediterranean</w:t>
      </w:r>
      <w:proofErr w:type="spellEnd"/>
      <w:r>
        <w:t xml:space="preserve">, </w:t>
      </w:r>
      <w:del w:id="11" w:author="Javier R Rigueiro" w:date="2026-02-26T17:20:00Z">
        <w:r w:rsidDel="0061348A">
          <w:delText>semi-arid</w:delText>
        </w:r>
      </w:del>
      <w:proofErr w:type="spellStart"/>
      <w:ins w:id="12" w:author="Javier R Rigueiro" w:date="2026-02-26T17:20:00Z">
        <w:r w:rsidR="0061348A">
          <w:t>mountanous</w:t>
        </w:r>
      </w:ins>
      <w:proofErr w:type="spellEnd"/>
      <w:r>
        <w:br/>
      </w:r>
      <w:r>
        <w:rPr>
          <w:rStyle w:val="Strong"/>
          <w:rFonts w:eastAsiaTheme="majorEastAsia"/>
        </w:rPr>
        <w:t>Area:</w:t>
      </w:r>
      <w:r>
        <w:t xml:space="preserve"> ~</w:t>
      </w:r>
      <w:del w:id="13" w:author="Javier R Rigueiro" w:date="2026-02-26T17:57:00Z">
        <w:r w:rsidRPr="00FD2519" w:rsidDel="00CE6C85">
          <w:delText>2,500–3,000</w:delText>
        </w:r>
      </w:del>
      <w:ins w:id="14" w:author="Javier R Rigueiro" w:date="2026-02-26T17:58:00Z">
        <w:r w:rsidR="005F71BA" w:rsidRPr="00FD2519">
          <w:rPr>
            <w:rPrChange w:id="15" w:author="Javier R Rigueiro" w:date="2026-02-26T18:16:00Z">
              <w:rPr>
                <w:highlight w:val="yellow"/>
              </w:rPr>
            </w:rPrChange>
          </w:rPr>
          <w:t>300</w:t>
        </w:r>
      </w:ins>
      <w:r w:rsidRPr="00FD2519">
        <w:t xml:space="preserve"> ha of </w:t>
      </w:r>
      <w:del w:id="16" w:author="Javier R Rigueiro" w:date="2026-02-26T17:36:00Z">
        <w:r w:rsidRPr="00FD2519" w:rsidDel="00AF5DCE">
          <w:delText xml:space="preserve">irrigated </w:delText>
        </w:r>
      </w:del>
      <w:proofErr w:type="spellStart"/>
      <w:ins w:id="17" w:author="Javier R Rigueiro" w:date="2026-02-26T17:36:00Z">
        <w:r w:rsidR="00AF5DCE" w:rsidRPr="00FD2519">
          <w:rPr>
            <w:rPrChange w:id="18" w:author="Javier R Rigueiro" w:date="2026-02-26T18:16:00Z">
              <w:rPr>
                <w:highlight w:val="yellow"/>
              </w:rPr>
            </w:rPrChange>
          </w:rPr>
          <w:t>montanous</w:t>
        </w:r>
        <w:proofErr w:type="spellEnd"/>
        <w:r w:rsidR="00AF5DCE" w:rsidRPr="00FD2519">
          <w:t xml:space="preserve"> </w:t>
        </w:r>
      </w:ins>
      <w:r w:rsidRPr="00FD2519">
        <w:t>land</w:t>
      </w:r>
      <w:r>
        <w:br/>
      </w:r>
      <w:r>
        <w:rPr>
          <w:rStyle w:val="Strong"/>
          <w:rFonts w:eastAsiaTheme="majorEastAsia"/>
        </w:rPr>
        <w:t xml:space="preserve">Farmers </w:t>
      </w:r>
      <w:proofErr w:type="spellStart"/>
      <w:r>
        <w:rPr>
          <w:rStyle w:val="Strong"/>
          <w:rFonts w:eastAsiaTheme="majorEastAsia"/>
        </w:rPr>
        <w:t>involved</w:t>
      </w:r>
      <w:proofErr w:type="spellEnd"/>
      <w:r>
        <w:rPr>
          <w:rStyle w:val="Strong"/>
          <w:rFonts w:eastAsiaTheme="majorEastAsia"/>
        </w:rPr>
        <w:t>:</w:t>
      </w:r>
      <w:r>
        <w:t xml:space="preserve"> </w:t>
      </w:r>
      <w:del w:id="19" w:author="Javier R Rigueiro" w:date="2026-02-26T17:21:00Z">
        <w:r w:rsidDel="0061348A">
          <w:delText>~150–200</w:delText>
        </w:r>
      </w:del>
      <w:ins w:id="20" w:author="Javier R Rigueiro" w:date="2026-02-26T17:21:00Z">
        <w:r w:rsidR="0061348A">
          <w:t xml:space="preserve">20 </w:t>
        </w:r>
        <w:proofErr w:type="spellStart"/>
        <w:r w:rsidR="0061348A">
          <w:t>farmers</w:t>
        </w:r>
      </w:ins>
      <w:proofErr w:type="spellEnd"/>
      <w:r>
        <w:br/>
      </w:r>
      <w:r>
        <w:rPr>
          <w:rStyle w:val="Strong"/>
          <w:rFonts w:eastAsiaTheme="majorEastAsia"/>
        </w:rPr>
        <w:t xml:space="preserve">Main irrigation </w:t>
      </w:r>
      <w:proofErr w:type="spellStart"/>
      <w:r>
        <w:rPr>
          <w:rStyle w:val="Strong"/>
          <w:rFonts w:eastAsiaTheme="majorEastAsia"/>
        </w:rPr>
        <w:t>systems</w:t>
      </w:r>
      <w:proofErr w:type="spellEnd"/>
      <w:r>
        <w:rPr>
          <w:rStyle w:val="Strong"/>
          <w:rFonts w:eastAsiaTheme="majorEastAsia"/>
        </w:rPr>
        <w:t>:</w:t>
      </w:r>
      <w:r>
        <w:t xml:space="preserve"> </w:t>
      </w:r>
      <w:del w:id="21" w:author="Javier R Rigueiro" w:date="2026-02-26T17:21:00Z">
        <w:r w:rsidDel="0061348A">
          <w:delText>Surface (gravity), sprinkler, and localized drip</w:delText>
        </w:r>
      </w:del>
      <w:ins w:id="22" w:author="Javier R Rigueiro" w:date="2026-02-26T17:21:00Z">
        <w:r w:rsidR="0061348A">
          <w:t>None</w:t>
        </w:r>
      </w:ins>
      <w:r>
        <w:t xml:space="preserve"> </w:t>
      </w:r>
      <w:del w:id="23" w:author="Javier R Rigueiro" w:date="2026-02-26T17:22:00Z">
        <w:r w:rsidDel="0061348A">
          <w:delText>irrigation</w:delText>
        </w:r>
      </w:del>
      <w:r>
        <w:br/>
      </w:r>
      <w:r>
        <w:rPr>
          <w:rStyle w:val="Strong"/>
          <w:rFonts w:eastAsiaTheme="majorEastAsia"/>
        </w:rPr>
        <w:t>Water sources:</w:t>
      </w:r>
      <w:r>
        <w:t xml:space="preserve"> </w:t>
      </w:r>
      <w:del w:id="24" w:author="Javier R Rigueiro" w:date="2026-02-26T17:22:00Z">
        <w:r w:rsidDel="0061348A">
          <w:delText>Groundwater wells and irrigation canals</w:delText>
        </w:r>
      </w:del>
      <w:proofErr w:type="spellStart"/>
      <w:ins w:id="25" w:author="Javier R Rigueiro" w:date="2026-02-26T17:22:00Z">
        <w:r w:rsidR="0061348A">
          <w:t>Rainfall</w:t>
        </w:r>
        <w:proofErr w:type="spellEnd"/>
        <w:r w:rsidR="0061348A">
          <w:t>.</w:t>
        </w:r>
      </w:ins>
      <w:r>
        <w:br/>
      </w:r>
      <w:proofErr w:type="spellStart"/>
      <w:r>
        <w:rPr>
          <w:rStyle w:val="Strong"/>
          <w:rFonts w:eastAsiaTheme="majorEastAsia"/>
        </w:rPr>
        <w:t>Cropping</w:t>
      </w:r>
      <w:proofErr w:type="spellEnd"/>
      <w:r>
        <w:rPr>
          <w:rStyle w:val="Strong"/>
          <w:rFonts w:eastAsiaTheme="majorEastAsia"/>
        </w:rPr>
        <w:t xml:space="preserve"> </w:t>
      </w:r>
      <w:proofErr w:type="spellStart"/>
      <w:r>
        <w:rPr>
          <w:rStyle w:val="Strong"/>
          <w:rFonts w:eastAsiaTheme="majorEastAsia"/>
        </w:rPr>
        <w:t>systems</w:t>
      </w:r>
      <w:proofErr w:type="spellEnd"/>
      <w:r>
        <w:rPr>
          <w:rStyle w:val="Strong"/>
          <w:rFonts w:eastAsiaTheme="majorEastAsia"/>
        </w:rPr>
        <w:t>:</w:t>
      </w:r>
      <w:r>
        <w:t xml:space="preserve"> </w:t>
      </w:r>
      <w:del w:id="26" w:author="Javier R Rigueiro" w:date="2026-02-26T17:22:00Z">
        <w:r w:rsidDel="0061348A">
          <w:delText>Cereals, vegetables, olives</w:delText>
        </w:r>
      </w:del>
      <w:ins w:id="27" w:author="Javier R Rigueiro" w:date="2026-02-26T17:22:00Z">
        <w:r w:rsidR="0061348A">
          <w:t xml:space="preserve">Reforestation Pinus </w:t>
        </w:r>
        <w:proofErr w:type="spellStart"/>
        <w:r w:rsidR="0061348A">
          <w:t>sp</w:t>
        </w:r>
        <w:proofErr w:type="spellEnd"/>
        <w:r w:rsidR="0061348A">
          <w:t>.</w:t>
        </w:r>
      </w:ins>
    </w:p>
    <w:p w14:paraId="29F4F0CF" w14:textId="77777777" w:rsidR="00264756" w:rsidRPr="00264756" w:rsidRDefault="00264756" w:rsidP="00264756">
      <w:pPr>
        <w:rPr>
          <w:rFonts w:asciiTheme="minorBidi" w:hAnsiTheme="minorBidi"/>
          <w:b/>
          <w:bCs/>
        </w:rPr>
      </w:pPr>
      <w:r w:rsidRPr="00264756">
        <w:rPr>
          <w:rFonts w:asciiTheme="minorBidi" w:hAnsiTheme="minorBidi"/>
          <w:b/>
          <w:bCs/>
        </w:rPr>
        <w:t>Problem Statement</w:t>
      </w:r>
    </w:p>
    <w:p w14:paraId="34C70CCB" w14:textId="2009ECB1" w:rsidR="00264756" w:rsidRPr="00E77119" w:rsidRDefault="00264756" w:rsidP="00264756">
      <w:pPr>
        <w:pStyle w:val="NormalWeb"/>
        <w:rPr>
          <w:lang w:val="en-GB"/>
          <w:rPrChange w:id="28" w:author="Javier R Rigueiro" w:date="2026-02-26T17:26:00Z">
            <w:rPr/>
          </w:rPrChange>
        </w:rPr>
      </w:pPr>
      <w:r w:rsidRPr="00E77119">
        <w:rPr>
          <w:lang w:val="en-GB"/>
          <w:rPrChange w:id="29" w:author="Javier R Rigueiro" w:date="2026-02-26T17:26:00Z">
            <w:rPr/>
          </w:rPrChange>
        </w:rPr>
        <w:t xml:space="preserve">The </w:t>
      </w:r>
      <w:del w:id="30" w:author="Javier R Rigueiro" w:date="2026-02-26T17:22:00Z">
        <w:r w:rsidRPr="00E77119" w:rsidDel="0061348A">
          <w:rPr>
            <w:lang w:val="en-GB"/>
            <w:rPrChange w:id="31" w:author="Javier R Rigueiro" w:date="2026-02-26T17:26:00Z">
              <w:rPr/>
            </w:rPrChange>
          </w:rPr>
          <w:delText xml:space="preserve">Mannouba </w:delText>
        </w:r>
      </w:del>
      <w:ins w:id="32" w:author="Javier R Rigueiro" w:date="2026-02-26T17:22:00Z">
        <w:r w:rsidR="0061348A" w:rsidRPr="00E77119">
          <w:rPr>
            <w:lang w:val="en-GB"/>
            <w:rPrChange w:id="33" w:author="Javier R Rigueiro" w:date="2026-02-26T17:26:00Z">
              <w:rPr/>
            </w:rPrChange>
          </w:rPr>
          <w:t>Galician</w:t>
        </w:r>
        <w:r w:rsidR="0061348A" w:rsidRPr="00E77119">
          <w:rPr>
            <w:lang w:val="en-GB"/>
            <w:rPrChange w:id="34" w:author="Javier R Rigueiro" w:date="2026-02-26T17:26:00Z">
              <w:rPr/>
            </w:rPrChange>
          </w:rPr>
          <w:t xml:space="preserve"> </w:t>
        </w:r>
      </w:ins>
      <w:r w:rsidRPr="00E77119">
        <w:rPr>
          <w:lang w:val="en-GB"/>
          <w:rPrChange w:id="35" w:author="Javier R Rigueiro" w:date="2026-02-26T17:26:00Z">
            <w:rPr/>
          </w:rPrChange>
        </w:rPr>
        <w:t xml:space="preserve">region is increasingly affected by </w:t>
      </w:r>
      <w:del w:id="36" w:author="Javier R Rigueiro" w:date="2026-02-26T17:22:00Z">
        <w:r w:rsidRPr="00E77119" w:rsidDel="0061348A">
          <w:rPr>
            <w:rStyle w:val="Strong"/>
            <w:rFonts w:eastAsiaTheme="majorEastAsia"/>
            <w:lang w:val="en-GB"/>
            <w:rPrChange w:id="37" w:author="Javier R Rigueiro" w:date="2026-02-26T17:26:00Z">
              <w:rPr>
                <w:rStyle w:val="Strong"/>
                <w:rFonts w:eastAsiaTheme="majorEastAsia"/>
              </w:rPr>
            </w:rPrChange>
          </w:rPr>
          <w:delText>water scarcity</w:delText>
        </w:r>
      </w:del>
      <w:ins w:id="38" w:author="Javier R Rigueiro" w:date="2026-02-26T17:22:00Z">
        <w:r w:rsidR="0061348A" w:rsidRPr="00E77119">
          <w:rPr>
            <w:rStyle w:val="Strong"/>
            <w:rFonts w:eastAsiaTheme="majorEastAsia"/>
            <w:lang w:val="en-GB"/>
            <w:rPrChange w:id="39" w:author="Javier R Rigueiro" w:date="2026-02-26T17:26:00Z">
              <w:rPr>
                <w:rStyle w:val="Strong"/>
                <w:rFonts w:eastAsiaTheme="majorEastAsia"/>
              </w:rPr>
            </w:rPrChange>
          </w:rPr>
          <w:t xml:space="preserve">forest fires </w:t>
        </w:r>
        <w:proofErr w:type="spellStart"/>
        <w:r w:rsidR="0061348A" w:rsidRPr="00E77119">
          <w:rPr>
            <w:rStyle w:val="Strong"/>
            <w:rFonts w:eastAsiaTheme="majorEastAsia"/>
            <w:lang w:val="en-GB"/>
            <w:rPrChange w:id="40" w:author="Javier R Rigueiro" w:date="2026-02-26T17:26:00Z">
              <w:rPr>
                <w:rStyle w:val="Strong"/>
                <w:rFonts w:eastAsiaTheme="majorEastAsia"/>
              </w:rPr>
            </w:rPrChange>
          </w:rPr>
          <w:t>rep</w:t>
        </w:r>
      </w:ins>
      <w:ins w:id="41" w:author="Javier R Rigueiro" w:date="2026-02-26T17:23:00Z">
        <w:r w:rsidR="0061348A" w:rsidRPr="00E77119">
          <w:rPr>
            <w:rStyle w:val="Strong"/>
            <w:rFonts w:eastAsiaTheme="majorEastAsia"/>
            <w:lang w:val="en-GB"/>
            <w:rPrChange w:id="42" w:author="Javier R Rigueiro" w:date="2026-02-26T17:26:00Z">
              <w:rPr>
                <w:rStyle w:val="Strong"/>
                <w:rFonts w:eastAsiaTheme="majorEastAsia"/>
              </w:rPr>
            </w:rPrChange>
          </w:rPr>
          <w:t>ea</w:t>
        </w:r>
      </w:ins>
      <w:ins w:id="43" w:author="Javier R Rigueiro" w:date="2026-02-26T17:22:00Z">
        <w:r w:rsidR="0061348A" w:rsidRPr="00E77119">
          <w:rPr>
            <w:rStyle w:val="Strong"/>
            <w:rFonts w:eastAsiaTheme="majorEastAsia"/>
            <w:lang w:val="en-GB"/>
            <w:rPrChange w:id="44" w:author="Javier R Rigueiro" w:date="2026-02-26T17:26:00Z">
              <w:rPr>
                <w:rStyle w:val="Strong"/>
                <w:rFonts w:eastAsiaTheme="majorEastAsia"/>
              </w:rPr>
            </w:rPrChange>
          </w:rPr>
          <w:t>teadly</w:t>
        </w:r>
      </w:ins>
      <w:proofErr w:type="spellEnd"/>
      <w:r w:rsidRPr="00E77119">
        <w:rPr>
          <w:lang w:val="en-GB"/>
          <w:rPrChange w:id="45" w:author="Javier R Rigueiro" w:date="2026-02-26T17:26:00Z">
            <w:rPr/>
          </w:rPrChange>
        </w:rPr>
        <w:t xml:space="preserve">, </w:t>
      </w:r>
      <w:ins w:id="46" w:author="Javier R Rigueiro" w:date="2026-02-26T17:23:00Z">
        <w:r w:rsidR="0061348A" w:rsidRPr="00E77119">
          <w:rPr>
            <w:lang w:val="en-GB"/>
            <w:rPrChange w:id="47" w:author="Javier R Rigueiro" w:date="2026-02-26T17:26:00Z">
              <w:rPr/>
            </w:rPrChange>
          </w:rPr>
          <w:t xml:space="preserve">degrading water quality, increasing </w:t>
        </w:r>
        <w:proofErr w:type="spellStart"/>
        <w:r w:rsidR="0061348A" w:rsidRPr="00E77119">
          <w:rPr>
            <w:lang w:val="en-GB"/>
            <w:rPrChange w:id="48" w:author="Javier R Rigueiro" w:date="2026-02-26T17:26:00Z">
              <w:rPr/>
            </w:rPrChange>
          </w:rPr>
          <w:t>erosion</w:t>
        </w:r>
        <w:r w:rsidR="00E77119" w:rsidRPr="00E77119">
          <w:rPr>
            <w:lang w:val="en-GB"/>
            <w:rPrChange w:id="49" w:author="Javier R Rigueiro" w:date="2026-02-26T17:26:00Z">
              <w:rPr/>
            </w:rPrChange>
          </w:rPr>
          <w:t>,</w:t>
        </w:r>
      </w:ins>
      <w:ins w:id="50" w:author="Javier R Rigueiro" w:date="2026-02-26T17:24:00Z">
        <w:r w:rsidR="00E77119" w:rsidRPr="00E77119">
          <w:rPr>
            <w:lang w:val="en-GB"/>
            <w:rPrChange w:id="51" w:author="Javier R Rigueiro" w:date="2026-02-26T17:26:00Z">
              <w:rPr/>
            </w:rPrChange>
          </w:rPr>
          <w:t>land</w:t>
        </w:r>
        <w:proofErr w:type="spellEnd"/>
        <w:r w:rsidR="00E77119" w:rsidRPr="00E77119">
          <w:rPr>
            <w:lang w:val="en-GB"/>
            <w:rPrChange w:id="52" w:author="Javier R Rigueiro" w:date="2026-02-26T17:26:00Z">
              <w:rPr/>
            </w:rPrChange>
          </w:rPr>
          <w:t xml:space="preserve"> abandonment, </w:t>
        </w:r>
      </w:ins>
      <w:ins w:id="53" w:author="Javier R Rigueiro" w:date="2026-02-26T17:23:00Z">
        <w:r w:rsidR="00E77119" w:rsidRPr="00E77119">
          <w:rPr>
            <w:lang w:val="en-GB"/>
            <w:rPrChange w:id="54" w:author="Javier R Rigueiro" w:date="2026-02-26T17:26:00Z">
              <w:rPr/>
            </w:rPrChange>
          </w:rPr>
          <w:t>reducing biodiversity and compromising ecosystem services</w:t>
        </w:r>
      </w:ins>
      <w:del w:id="55" w:author="Javier R Rigueiro" w:date="2026-02-26T17:24:00Z">
        <w:r w:rsidRPr="00E77119" w:rsidDel="00E77119">
          <w:rPr>
            <w:rStyle w:val="Strong"/>
            <w:rFonts w:eastAsiaTheme="majorEastAsia"/>
            <w:lang w:val="en-GB"/>
            <w:rPrChange w:id="56" w:author="Javier R Rigueiro" w:date="2026-02-26T17:26:00Z">
              <w:rPr>
                <w:rStyle w:val="Strong"/>
                <w:rFonts w:eastAsiaTheme="majorEastAsia"/>
              </w:rPr>
            </w:rPrChange>
          </w:rPr>
          <w:delText>groundwater over-extraction</w:delText>
        </w:r>
        <w:r w:rsidRPr="00E77119" w:rsidDel="00E77119">
          <w:rPr>
            <w:lang w:val="en-GB"/>
            <w:rPrChange w:id="57" w:author="Javier R Rigueiro" w:date="2026-02-26T17:26:00Z">
              <w:rPr/>
            </w:rPrChange>
          </w:rPr>
          <w:delText xml:space="preserve">, and </w:delText>
        </w:r>
        <w:r w:rsidRPr="00E77119" w:rsidDel="00E77119">
          <w:rPr>
            <w:rStyle w:val="Strong"/>
            <w:rFonts w:eastAsiaTheme="majorEastAsia"/>
            <w:lang w:val="en-GB"/>
            <w:rPrChange w:id="58" w:author="Javier R Rigueiro" w:date="2026-02-26T17:26:00Z">
              <w:rPr>
                <w:rStyle w:val="Strong"/>
                <w:rFonts w:eastAsiaTheme="majorEastAsia"/>
              </w:rPr>
            </w:rPrChange>
          </w:rPr>
          <w:delText>rising salinity</w:delText>
        </w:r>
        <w:r w:rsidRPr="00E77119" w:rsidDel="00E77119">
          <w:rPr>
            <w:lang w:val="en-GB"/>
            <w:rPrChange w:id="59" w:author="Javier R Rigueiro" w:date="2026-02-26T17:26:00Z">
              <w:rPr/>
            </w:rPrChange>
          </w:rPr>
          <w:delText>, compounded by recurrent droughts and climate variability</w:delText>
        </w:r>
      </w:del>
      <w:r w:rsidRPr="00E77119">
        <w:rPr>
          <w:lang w:val="en-GB"/>
          <w:rPrChange w:id="60" w:author="Javier R Rigueiro" w:date="2026-02-26T17:26:00Z">
            <w:rPr/>
          </w:rPrChange>
        </w:rPr>
        <w:t>.</w:t>
      </w:r>
      <w:ins w:id="61" w:author="Javier R Rigueiro" w:date="2026-02-26T17:24:00Z">
        <w:r w:rsidR="00E77119" w:rsidRPr="00E77119">
          <w:rPr>
            <w:lang w:val="en-GB"/>
            <w:rPrChange w:id="62" w:author="Javier R Rigueiro" w:date="2026-02-26T17:26:00Z">
              <w:rPr/>
            </w:rPrChange>
          </w:rPr>
          <w:t xml:space="preserve"> Authorities are </w:t>
        </w:r>
      </w:ins>
      <w:ins w:id="63" w:author="Javier R Rigueiro" w:date="2026-02-26T17:25:00Z">
        <w:r w:rsidR="00E77119" w:rsidRPr="00E77119">
          <w:rPr>
            <w:lang w:val="en-GB"/>
            <w:rPrChange w:id="64" w:author="Javier R Rigueiro" w:date="2026-02-26T17:26:00Z">
              <w:rPr/>
            </w:rPrChange>
          </w:rPr>
          <w:t xml:space="preserve">actively dealing with water quality being affected by forest fires </w:t>
        </w:r>
      </w:ins>
      <w:ins w:id="65" w:author="Javier R Rigueiro" w:date="2026-02-26T17:26:00Z">
        <w:r w:rsidR="00E77119" w:rsidRPr="00E77119">
          <w:rPr>
            <w:lang w:val="en-GB"/>
            <w:rPrChange w:id="66" w:author="Javier R Rigueiro" w:date="2026-02-26T17:26:00Z">
              <w:rPr/>
            </w:rPrChange>
          </w:rPr>
          <w:t xml:space="preserve">organic compounds leaches. </w:t>
        </w:r>
      </w:ins>
      <w:del w:id="67" w:author="Javier R Rigueiro" w:date="2026-02-26T17:24:00Z">
        <w:r w:rsidRPr="00E77119" w:rsidDel="00E77119">
          <w:rPr>
            <w:lang w:val="en-GB"/>
            <w:rPrChange w:id="68" w:author="Javier R Rigueiro" w:date="2026-02-26T17:26:00Z">
              <w:rPr/>
            </w:rPrChange>
          </w:rPr>
          <w:delText xml:space="preserve"> Inefficient irrigation practices and limited participatory governance mechanisms further reduce water-use efficiency and agricultural resilience.</w:delText>
        </w:r>
      </w:del>
    </w:p>
    <w:p w14:paraId="5342882F" w14:textId="77777777" w:rsidR="00264756" w:rsidRPr="00264756" w:rsidRDefault="00264756" w:rsidP="00264756">
      <w:pPr>
        <w:rPr>
          <w:rFonts w:asciiTheme="minorBidi" w:hAnsiTheme="minorBidi"/>
          <w:b/>
          <w:bCs/>
        </w:rPr>
      </w:pPr>
      <w:r w:rsidRPr="00264756">
        <w:rPr>
          <w:rFonts w:asciiTheme="minorBidi" w:hAnsiTheme="minorBidi"/>
          <w:b/>
          <w:bCs/>
        </w:rPr>
        <w:t>SAVE Water Integrated Approach</w:t>
      </w:r>
    </w:p>
    <w:p w14:paraId="3A6F5502" w14:textId="1D9979E0" w:rsidR="00264756" w:rsidRDefault="00264756" w:rsidP="00264756">
      <w:pPr>
        <w:pStyle w:val="NormalWeb"/>
      </w:pPr>
      <w:r>
        <w:t xml:space="preserve">The </w:t>
      </w:r>
      <w:del w:id="69" w:author="Javier R Rigueiro" w:date="2026-02-26T17:26:00Z">
        <w:r w:rsidDel="00E77119">
          <w:delText xml:space="preserve">Mannouba </w:delText>
        </w:r>
      </w:del>
      <w:ins w:id="70" w:author="Javier R Rigueiro" w:date="2026-02-26T17:26:00Z">
        <w:r w:rsidR="00E77119">
          <w:t>Galicia</w:t>
        </w:r>
        <w:r w:rsidR="00E77119">
          <w:t xml:space="preserve"> </w:t>
        </w:r>
      </w:ins>
      <w:r>
        <w:t xml:space="preserve">Living </w:t>
      </w:r>
      <w:proofErr w:type="spellStart"/>
      <w:r>
        <w:t>Lab</w:t>
      </w:r>
      <w:proofErr w:type="spellEnd"/>
      <w:r>
        <w:t xml:space="preserve"> </w:t>
      </w:r>
      <w:proofErr w:type="spellStart"/>
      <w:r>
        <w:t>implements</w:t>
      </w:r>
      <w:proofErr w:type="spellEnd"/>
      <w:r>
        <w:t xml:space="preserve"> an </w:t>
      </w:r>
      <w:proofErr w:type="spellStart"/>
      <w:r>
        <w:t>integrated</w:t>
      </w:r>
      <w:proofErr w:type="spellEnd"/>
      <w:r>
        <w:t xml:space="preserve"> Nature-</w:t>
      </w:r>
      <w:proofErr w:type="spellStart"/>
      <w:r>
        <w:t>Based</w:t>
      </w:r>
      <w:proofErr w:type="spellEnd"/>
      <w:r>
        <w:t xml:space="preserve"> Solutions (NBS) </w:t>
      </w:r>
      <w:proofErr w:type="spellStart"/>
      <w:r>
        <w:t>strategy</w:t>
      </w:r>
      <w:proofErr w:type="spellEnd"/>
      <w:r>
        <w:t xml:space="preserve"> </w:t>
      </w:r>
      <w:proofErr w:type="spellStart"/>
      <w:r>
        <w:t>combined</w:t>
      </w:r>
      <w:proofErr w:type="spellEnd"/>
      <w:r>
        <w:t xml:space="preserve"> </w:t>
      </w:r>
      <w:proofErr w:type="spellStart"/>
      <w:r>
        <w:t>with</w:t>
      </w:r>
      <w:proofErr w:type="spellEnd"/>
      <w:r>
        <w:t xml:space="preserve"> real-time monitoring and </w:t>
      </w:r>
      <w:proofErr w:type="spellStart"/>
      <w:r>
        <w:t>participatory</w:t>
      </w:r>
      <w:proofErr w:type="spellEnd"/>
      <w:r>
        <w:t xml:space="preserve"> </w:t>
      </w:r>
      <w:proofErr w:type="spellStart"/>
      <w:r>
        <w:t>governance</w:t>
      </w:r>
      <w:proofErr w:type="spellEnd"/>
      <w:r>
        <w:t xml:space="preserve"> to </w:t>
      </w:r>
      <w:proofErr w:type="spellStart"/>
      <w:r>
        <w:t>strengthen</w:t>
      </w:r>
      <w:proofErr w:type="spellEnd"/>
      <w:r>
        <w:t xml:space="preserve"> </w:t>
      </w:r>
      <w:proofErr w:type="spellStart"/>
      <w:r>
        <w:t>climate</w:t>
      </w:r>
      <w:proofErr w:type="spellEnd"/>
      <w:r>
        <w:t xml:space="preserve"> </w:t>
      </w:r>
      <w:proofErr w:type="spellStart"/>
      <w:r>
        <w:t>resilience</w:t>
      </w:r>
      <w:proofErr w:type="spellEnd"/>
      <w:r>
        <w:t>.</w:t>
      </w:r>
    </w:p>
    <w:p w14:paraId="5C1CF0B6" w14:textId="77777777" w:rsidR="00264756" w:rsidRDefault="00264756" w:rsidP="00264756">
      <w:pPr>
        <w:pStyle w:val="NormalWeb"/>
      </w:pPr>
      <w:r>
        <w:rPr>
          <w:rStyle w:val="Strong"/>
          <w:rFonts w:eastAsiaTheme="majorEastAsia"/>
        </w:rPr>
        <w:t>Nature-</w:t>
      </w:r>
      <w:proofErr w:type="spellStart"/>
      <w:r>
        <w:rPr>
          <w:rStyle w:val="Strong"/>
          <w:rFonts w:eastAsiaTheme="majorEastAsia"/>
        </w:rPr>
        <w:t>Based</w:t>
      </w:r>
      <w:proofErr w:type="spellEnd"/>
      <w:r>
        <w:rPr>
          <w:rStyle w:val="Strong"/>
          <w:rFonts w:eastAsiaTheme="majorEastAsia"/>
        </w:rPr>
        <w:t xml:space="preserve"> Solutions </w:t>
      </w:r>
      <w:proofErr w:type="spellStart"/>
      <w:proofErr w:type="gramStart"/>
      <w:r>
        <w:rPr>
          <w:rStyle w:val="Strong"/>
          <w:rFonts w:eastAsiaTheme="majorEastAsia"/>
        </w:rPr>
        <w:t>include</w:t>
      </w:r>
      <w:proofErr w:type="spellEnd"/>
      <w:r>
        <w:rPr>
          <w:rStyle w:val="Strong"/>
          <w:rFonts w:eastAsiaTheme="majorEastAsia"/>
        </w:rPr>
        <w:t>:</w:t>
      </w:r>
      <w:proofErr w:type="gramEnd"/>
    </w:p>
    <w:p w14:paraId="5D4B5ECA" w14:textId="1842B7BA" w:rsidR="00264756" w:rsidRPr="00E77119" w:rsidRDefault="00264756" w:rsidP="00264756">
      <w:pPr>
        <w:pStyle w:val="NormalWeb"/>
        <w:numPr>
          <w:ilvl w:val="0"/>
          <w:numId w:val="12"/>
        </w:numPr>
        <w:rPr>
          <w:lang w:val="en-GB"/>
          <w:rPrChange w:id="71" w:author="Javier R Rigueiro" w:date="2026-02-26T17:29:00Z">
            <w:rPr/>
          </w:rPrChange>
        </w:rPr>
      </w:pPr>
      <w:del w:id="72" w:author="Javier R Rigueiro" w:date="2026-02-26T17:27:00Z">
        <w:r w:rsidRPr="00E77119" w:rsidDel="00E77119">
          <w:rPr>
            <w:lang w:val="en-GB"/>
            <w:rPrChange w:id="73" w:author="Javier R Rigueiro" w:date="2026-02-26T17:29:00Z">
              <w:rPr/>
            </w:rPrChange>
          </w:rPr>
          <w:delText>Soil moisture conservation through cover crops and mulching</w:delText>
        </w:r>
      </w:del>
      <w:ins w:id="74" w:author="Javier R Rigueiro" w:date="2026-02-26T17:27:00Z">
        <w:r w:rsidR="00E77119" w:rsidRPr="00E77119">
          <w:rPr>
            <w:lang w:val="en-GB"/>
            <w:rPrChange w:id="75" w:author="Javier R Rigueiro" w:date="2026-02-26T17:29:00Z">
              <w:rPr/>
            </w:rPrChange>
          </w:rPr>
          <w:t xml:space="preserve">Monitoring of </w:t>
        </w:r>
      </w:ins>
      <w:ins w:id="76" w:author="Javier R Rigueiro" w:date="2026-02-26T17:28:00Z">
        <w:r w:rsidR="00E77119" w:rsidRPr="00E77119">
          <w:rPr>
            <w:lang w:val="en-GB"/>
            <w:rPrChange w:id="77" w:author="Javier R Rigueiro" w:date="2026-02-26T17:29:00Z">
              <w:rPr/>
            </w:rPrChange>
          </w:rPr>
          <w:t xml:space="preserve">organic </w:t>
        </w:r>
        <w:proofErr w:type="spellStart"/>
        <w:r w:rsidR="00E77119" w:rsidRPr="00E77119">
          <w:rPr>
            <w:lang w:val="en-GB"/>
            <w:rPrChange w:id="78" w:author="Javier R Rigueiro" w:date="2026-02-26T17:29:00Z">
              <w:rPr/>
            </w:rPrChange>
          </w:rPr>
          <w:t>compunds</w:t>
        </w:r>
        <w:proofErr w:type="spellEnd"/>
        <w:r w:rsidR="00E77119" w:rsidRPr="00E77119">
          <w:rPr>
            <w:lang w:val="en-GB"/>
            <w:rPrChange w:id="79" w:author="Javier R Rigueiro" w:date="2026-02-26T17:29:00Z">
              <w:rPr/>
            </w:rPrChange>
          </w:rPr>
          <w:t xml:space="preserve"> leaching to water bodies from burnt areas</w:t>
        </w:r>
      </w:ins>
      <w:ins w:id="80" w:author="Javier R Rigueiro" w:date="2026-02-26T17:29:00Z">
        <w:r w:rsidR="00E77119" w:rsidRPr="00E77119">
          <w:rPr>
            <w:lang w:val="en-GB"/>
            <w:rPrChange w:id="81" w:author="Javier R Rigueiro" w:date="2026-02-26T17:29:00Z">
              <w:rPr/>
            </w:rPrChange>
          </w:rPr>
          <w:t xml:space="preserve"> at laboratory</w:t>
        </w:r>
      </w:ins>
      <w:ins w:id="82" w:author="Javier R Rigueiro" w:date="2026-02-26T17:28:00Z">
        <w:r w:rsidR="00E77119" w:rsidRPr="00E77119">
          <w:rPr>
            <w:lang w:val="en-GB"/>
            <w:rPrChange w:id="83" w:author="Javier R Rigueiro" w:date="2026-02-26T17:29:00Z">
              <w:rPr/>
            </w:rPrChange>
          </w:rPr>
          <w:t>.</w:t>
        </w:r>
      </w:ins>
    </w:p>
    <w:p w14:paraId="2F806212" w14:textId="798CD67F" w:rsidR="00264756" w:rsidRPr="00E77119" w:rsidRDefault="00264756" w:rsidP="00264756">
      <w:pPr>
        <w:pStyle w:val="NormalWeb"/>
        <w:numPr>
          <w:ilvl w:val="0"/>
          <w:numId w:val="12"/>
        </w:numPr>
        <w:rPr>
          <w:lang w:val="en-GB"/>
          <w:rPrChange w:id="84" w:author="Javier R Rigueiro" w:date="2026-02-26T17:29:00Z">
            <w:rPr/>
          </w:rPrChange>
        </w:rPr>
      </w:pPr>
      <w:del w:id="85" w:author="Javier R Rigueiro" w:date="2026-02-26T17:29:00Z">
        <w:r w:rsidRPr="00E77119" w:rsidDel="00E77119">
          <w:rPr>
            <w:lang w:val="en-GB"/>
            <w:rPrChange w:id="86" w:author="Javier R Rigueiro" w:date="2026-02-26T17:29:00Z">
              <w:rPr/>
            </w:rPrChange>
          </w:rPr>
          <w:delText>Agroforestry systems to regulate microclimate and reduce evapotranspiration</w:delText>
        </w:r>
      </w:del>
      <w:ins w:id="87" w:author="Javier R Rigueiro" w:date="2026-02-26T17:29:00Z">
        <w:r w:rsidR="00E77119" w:rsidRPr="00E77119">
          <w:rPr>
            <w:lang w:val="en-GB"/>
            <w:rPrChange w:id="88" w:author="Javier R Rigueiro" w:date="2026-02-26T17:29:00Z">
              <w:rPr/>
            </w:rPrChange>
          </w:rPr>
          <w:t xml:space="preserve">Testing biochar and different organic fertilizers to increase productivity and reduce water pollutants. </w:t>
        </w:r>
      </w:ins>
    </w:p>
    <w:p w14:paraId="6B3F1B96" w14:textId="4B34DFE2" w:rsidR="00264756" w:rsidRPr="00E77119" w:rsidDel="008B0B60" w:rsidRDefault="00264756" w:rsidP="00264756">
      <w:pPr>
        <w:pStyle w:val="NormalWeb"/>
        <w:numPr>
          <w:ilvl w:val="0"/>
          <w:numId w:val="12"/>
        </w:numPr>
        <w:rPr>
          <w:del w:id="89" w:author="Javier R Rigueiro" w:date="2026-02-26T17:30:00Z"/>
          <w:lang w:val="en-GB"/>
          <w:rPrChange w:id="90" w:author="Javier R Rigueiro" w:date="2026-02-26T17:29:00Z">
            <w:rPr>
              <w:del w:id="91" w:author="Javier R Rigueiro" w:date="2026-02-26T17:30:00Z"/>
            </w:rPr>
          </w:rPrChange>
        </w:rPr>
      </w:pPr>
      <w:del w:id="92" w:author="Javier R Rigueiro" w:date="2026-02-26T17:30:00Z">
        <w:r w:rsidRPr="00E77119" w:rsidDel="008B0B60">
          <w:rPr>
            <w:lang w:val="en-GB"/>
            <w:rPrChange w:id="93" w:author="Javier R Rigueiro" w:date="2026-02-26T17:29:00Z">
              <w:rPr/>
            </w:rPrChange>
          </w:rPr>
          <w:delText>Vegetated buffer strips and improved natural drainage</w:delText>
        </w:r>
      </w:del>
      <w:ins w:id="94" w:author="Javier R Rigueiro" w:date="2026-02-26T17:30:00Z">
        <w:r w:rsidR="008B0B60">
          <w:rPr>
            <w:lang w:val="en-GB"/>
          </w:rPr>
          <w:t>Small plot experiments testing the best laboratory solutions in the field.</w:t>
        </w:r>
      </w:ins>
    </w:p>
    <w:p w14:paraId="6F123B88" w14:textId="48EBF452" w:rsidR="00264756" w:rsidDel="008B0B60" w:rsidRDefault="00264756" w:rsidP="008B0B60">
      <w:pPr>
        <w:pStyle w:val="NormalWeb"/>
        <w:numPr>
          <w:ilvl w:val="0"/>
          <w:numId w:val="12"/>
        </w:numPr>
        <w:rPr>
          <w:del w:id="95" w:author="Javier R Rigueiro" w:date="2026-02-26T17:30:00Z"/>
          <w:lang w:val="en-GB"/>
        </w:rPr>
        <w:pPrChange w:id="96" w:author="Javier R Rigueiro" w:date="2026-02-26T17:30:00Z">
          <w:pPr>
            <w:pStyle w:val="NormalWeb"/>
          </w:pPr>
        </w:pPrChange>
      </w:pPr>
      <w:del w:id="97" w:author="Javier R Rigueiro" w:date="2026-02-26T17:30:00Z">
        <w:r w:rsidRPr="00E77119" w:rsidDel="008B0B60">
          <w:rPr>
            <w:lang w:val="en-GB"/>
            <w:rPrChange w:id="98" w:author="Javier R Rigueiro" w:date="2026-02-26T17:29:00Z">
              <w:rPr/>
            </w:rPrChange>
          </w:rPr>
          <w:delText>Managed aquifer recharge and landscape-based water retention</w:delText>
        </w:r>
      </w:del>
    </w:p>
    <w:p w14:paraId="06FD04CF" w14:textId="77777777" w:rsidR="008B0B60" w:rsidRPr="00E77119" w:rsidRDefault="008B0B60" w:rsidP="008B0B60">
      <w:pPr>
        <w:pStyle w:val="NormalWeb"/>
        <w:numPr>
          <w:ilvl w:val="0"/>
          <w:numId w:val="12"/>
        </w:numPr>
        <w:rPr>
          <w:ins w:id="99" w:author="Javier R Rigueiro" w:date="2026-02-26T17:30:00Z"/>
          <w:lang w:val="en-GB"/>
          <w:rPrChange w:id="100" w:author="Javier R Rigueiro" w:date="2026-02-26T17:29:00Z">
            <w:rPr>
              <w:ins w:id="101" w:author="Javier R Rigueiro" w:date="2026-02-26T17:30:00Z"/>
            </w:rPr>
          </w:rPrChange>
        </w:rPr>
      </w:pPr>
    </w:p>
    <w:p w14:paraId="2982BBEE" w14:textId="77777777" w:rsidR="00264756" w:rsidRDefault="00264756" w:rsidP="00264756">
      <w:pPr>
        <w:pStyle w:val="NormalWeb"/>
      </w:pPr>
      <w:r>
        <w:rPr>
          <w:rStyle w:val="Strong"/>
          <w:rFonts w:eastAsiaTheme="majorEastAsia"/>
        </w:rPr>
        <w:t xml:space="preserve">Digital and Monitoring </w:t>
      </w:r>
      <w:proofErr w:type="gramStart"/>
      <w:r>
        <w:rPr>
          <w:rStyle w:val="Strong"/>
          <w:rFonts w:eastAsiaTheme="majorEastAsia"/>
        </w:rPr>
        <w:t>Innovations:</w:t>
      </w:r>
      <w:proofErr w:type="gramEnd"/>
    </w:p>
    <w:p w14:paraId="1770661E" w14:textId="13DF6235" w:rsidR="00264756" w:rsidRDefault="00264756" w:rsidP="00264756">
      <w:pPr>
        <w:pStyle w:val="NormalWeb"/>
        <w:numPr>
          <w:ilvl w:val="0"/>
          <w:numId w:val="13"/>
        </w:numPr>
      </w:pPr>
      <w:del w:id="102" w:author="Javier R Rigueiro" w:date="2026-02-26T17:31:00Z">
        <w:r w:rsidDel="008B0B60">
          <w:delText>Deployment of low-cost sensors for real-time groundwater level and salinity monitoring</w:delText>
        </w:r>
      </w:del>
      <w:ins w:id="103" w:author="Javier R Rigueiro" w:date="2026-02-26T17:31:00Z">
        <w:r w:rsidR="008B0B60">
          <w:t xml:space="preserve">Drone mapping </w:t>
        </w:r>
        <w:proofErr w:type="spellStart"/>
        <w:r w:rsidR="008B0B60">
          <w:t>through</w:t>
        </w:r>
        <w:proofErr w:type="spellEnd"/>
        <w:r w:rsidR="008B0B60">
          <w:t xml:space="preserve"> </w:t>
        </w:r>
        <w:proofErr w:type="spellStart"/>
        <w:r w:rsidR="008B0B60">
          <w:t>different</w:t>
        </w:r>
        <w:proofErr w:type="spellEnd"/>
        <w:r w:rsidR="008B0B60">
          <w:t xml:space="preserve"> indexes application.</w:t>
        </w:r>
      </w:ins>
    </w:p>
    <w:p w14:paraId="4E0A3968" w14:textId="77777777" w:rsidR="00264756" w:rsidRDefault="00264756" w:rsidP="00264756">
      <w:pPr>
        <w:pStyle w:val="NormalWeb"/>
        <w:numPr>
          <w:ilvl w:val="0"/>
          <w:numId w:val="13"/>
        </w:numPr>
      </w:pPr>
      <w:r>
        <w:lastRenderedPageBreak/>
        <w:t>AI-</w:t>
      </w:r>
      <w:proofErr w:type="spellStart"/>
      <w:r>
        <w:t>supported</w:t>
      </w:r>
      <w:proofErr w:type="spellEnd"/>
      <w:r>
        <w:t xml:space="preserve"> multi-</w:t>
      </w:r>
      <w:proofErr w:type="spellStart"/>
      <w:r>
        <w:t>criteria</w:t>
      </w:r>
      <w:proofErr w:type="spellEnd"/>
      <w:r>
        <w:t xml:space="preserve"> </w:t>
      </w:r>
      <w:proofErr w:type="spellStart"/>
      <w:r>
        <w:t>vulnerability</w:t>
      </w:r>
      <w:proofErr w:type="spellEnd"/>
      <w:r>
        <w:t xml:space="preserve"> mapping (water stress, </w:t>
      </w:r>
      <w:proofErr w:type="spellStart"/>
      <w:r>
        <w:t>salinity</w:t>
      </w:r>
      <w:proofErr w:type="spellEnd"/>
      <w:r>
        <w:t xml:space="preserve">, </w:t>
      </w:r>
      <w:proofErr w:type="spellStart"/>
      <w:r>
        <w:t>climate</w:t>
      </w:r>
      <w:proofErr w:type="spellEnd"/>
      <w:r>
        <w:t xml:space="preserve"> </w:t>
      </w:r>
      <w:proofErr w:type="spellStart"/>
      <w:r>
        <w:t>exposure</w:t>
      </w:r>
      <w:proofErr w:type="spellEnd"/>
      <w:r>
        <w:t xml:space="preserve">, irrigation </w:t>
      </w:r>
      <w:proofErr w:type="spellStart"/>
      <w:r>
        <w:t>efficiency</w:t>
      </w:r>
      <w:proofErr w:type="spellEnd"/>
      <w:r>
        <w:t>)</w:t>
      </w:r>
    </w:p>
    <w:p w14:paraId="79492092" w14:textId="46AB4538" w:rsidR="00264756" w:rsidRDefault="00264756" w:rsidP="00264756">
      <w:pPr>
        <w:pStyle w:val="NormalWeb"/>
        <w:numPr>
          <w:ilvl w:val="0"/>
          <w:numId w:val="13"/>
        </w:numPr>
      </w:pPr>
      <w:r>
        <w:t>GIS-</w:t>
      </w:r>
      <w:proofErr w:type="spellStart"/>
      <w:r>
        <w:t>based</w:t>
      </w:r>
      <w:proofErr w:type="spellEnd"/>
      <w:r>
        <w:t xml:space="preserve"> </w:t>
      </w:r>
      <w:proofErr w:type="spellStart"/>
      <w:r>
        <w:t>decision</w:t>
      </w:r>
      <w:proofErr w:type="spellEnd"/>
      <w:r>
        <w:t xml:space="preserve">-support </w:t>
      </w:r>
      <w:proofErr w:type="spellStart"/>
      <w:r>
        <w:t>tools</w:t>
      </w:r>
      <w:proofErr w:type="spellEnd"/>
      <w:r>
        <w:t xml:space="preserve"> to </w:t>
      </w:r>
      <w:del w:id="104" w:author="Javier R Rigueiro" w:date="2026-02-26T17:32:00Z">
        <w:r w:rsidDel="008B0B60">
          <w:delText>optimize water allocation</w:delText>
        </w:r>
      </w:del>
      <w:proofErr w:type="spellStart"/>
      <w:ins w:id="105" w:author="Javier R Rigueiro" w:date="2026-02-26T17:32:00Z">
        <w:r w:rsidR="008B0B60">
          <w:t>determine</w:t>
        </w:r>
        <w:proofErr w:type="spellEnd"/>
        <w:r w:rsidR="008B0B60">
          <w:t xml:space="preserve"> </w:t>
        </w:r>
        <w:proofErr w:type="spellStart"/>
        <w:r w:rsidR="008B0B60">
          <w:t>potential</w:t>
        </w:r>
        <w:proofErr w:type="spellEnd"/>
        <w:r w:rsidR="008B0B60">
          <w:t xml:space="preserve"> </w:t>
        </w:r>
        <w:proofErr w:type="spellStart"/>
        <w:r w:rsidR="008B0B60">
          <w:t>biomass</w:t>
        </w:r>
        <w:proofErr w:type="spellEnd"/>
        <w:r w:rsidR="008B0B60">
          <w:t xml:space="preserve"> </w:t>
        </w:r>
        <w:proofErr w:type="spellStart"/>
        <w:r w:rsidR="008B0B60">
          <w:t>load</w:t>
        </w:r>
        <w:proofErr w:type="spellEnd"/>
        <w:r w:rsidR="008B0B60">
          <w:t xml:space="preserve"> and </w:t>
        </w:r>
        <w:r w:rsidR="008B0B60" w:rsidRPr="008B0B60">
          <w:rPr>
            <w:lang w:val="en-GB"/>
            <w:rPrChange w:id="106" w:author="Javier R Rigueiro" w:date="2026-02-26T17:33:00Z">
              <w:rPr/>
            </w:rPrChange>
          </w:rPr>
          <w:t>dryness</w:t>
        </w:r>
        <w:r w:rsidR="008B0B60">
          <w:t xml:space="preserve">. </w:t>
        </w:r>
      </w:ins>
    </w:p>
    <w:p w14:paraId="0573806C" w14:textId="77777777" w:rsidR="00264756" w:rsidRDefault="00264756" w:rsidP="00264756">
      <w:pPr>
        <w:pStyle w:val="NormalWeb"/>
      </w:pPr>
      <w:proofErr w:type="spellStart"/>
      <w:r>
        <w:rPr>
          <w:rStyle w:val="Strong"/>
          <w:rFonts w:eastAsiaTheme="majorEastAsia"/>
        </w:rPr>
        <w:t>Participatory</w:t>
      </w:r>
      <w:proofErr w:type="spellEnd"/>
      <w:r>
        <w:rPr>
          <w:rStyle w:val="Strong"/>
          <w:rFonts w:eastAsiaTheme="majorEastAsia"/>
        </w:rPr>
        <w:t xml:space="preserve"> and </w:t>
      </w:r>
      <w:proofErr w:type="spellStart"/>
      <w:r>
        <w:rPr>
          <w:rStyle w:val="Strong"/>
          <w:rFonts w:eastAsiaTheme="majorEastAsia"/>
        </w:rPr>
        <w:t>Gender</w:t>
      </w:r>
      <w:proofErr w:type="spellEnd"/>
      <w:r>
        <w:rPr>
          <w:rStyle w:val="Strong"/>
          <w:rFonts w:eastAsiaTheme="majorEastAsia"/>
        </w:rPr>
        <w:t xml:space="preserve">-Responsive </w:t>
      </w:r>
      <w:proofErr w:type="spellStart"/>
      <w:proofErr w:type="gramStart"/>
      <w:r>
        <w:rPr>
          <w:rStyle w:val="Strong"/>
          <w:rFonts w:eastAsiaTheme="majorEastAsia"/>
        </w:rPr>
        <w:t>Governance</w:t>
      </w:r>
      <w:proofErr w:type="spellEnd"/>
      <w:r>
        <w:rPr>
          <w:rStyle w:val="Strong"/>
          <w:rFonts w:eastAsiaTheme="majorEastAsia"/>
        </w:rPr>
        <w:t>:</w:t>
      </w:r>
      <w:proofErr w:type="gramEnd"/>
    </w:p>
    <w:p w14:paraId="3B125A9E" w14:textId="6E58ED27" w:rsidR="00264756" w:rsidRDefault="00264756" w:rsidP="00264756">
      <w:pPr>
        <w:pStyle w:val="NormalWeb"/>
        <w:numPr>
          <w:ilvl w:val="0"/>
          <w:numId w:val="14"/>
        </w:numPr>
      </w:pPr>
      <w:r>
        <w:t xml:space="preserve">Living </w:t>
      </w:r>
      <w:proofErr w:type="spellStart"/>
      <w:r>
        <w:t>Lab</w:t>
      </w:r>
      <w:proofErr w:type="spellEnd"/>
      <w:r>
        <w:t xml:space="preserve"> </w:t>
      </w:r>
      <w:proofErr w:type="spellStart"/>
      <w:r>
        <w:t>co-creation</w:t>
      </w:r>
      <w:proofErr w:type="spellEnd"/>
      <w:r>
        <w:t xml:space="preserve"> workshops </w:t>
      </w:r>
      <w:proofErr w:type="spellStart"/>
      <w:r>
        <w:t>with</w:t>
      </w:r>
      <w:proofErr w:type="spellEnd"/>
      <w:r>
        <w:t xml:space="preserve"> </w:t>
      </w:r>
      <w:proofErr w:type="spellStart"/>
      <w:r>
        <w:t>farmers</w:t>
      </w:r>
      <w:proofErr w:type="spellEnd"/>
      <w:r>
        <w:t xml:space="preserve">, </w:t>
      </w:r>
      <w:proofErr w:type="spellStart"/>
      <w:ins w:id="107" w:author="Javier R Rigueiro" w:date="2026-02-26T17:05:00Z">
        <w:r w:rsidR="00D3469D">
          <w:t>advisors</w:t>
        </w:r>
        <w:proofErr w:type="spellEnd"/>
        <w:r w:rsidR="00D3469D">
          <w:t xml:space="preserve">, </w:t>
        </w:r>
      </w:ins>
      <w:del w:id="108" w:author="Javier R Rigueiro" w:date="2026-02-26T17:33:00Z">
        <w:r w:rsidDel="008B0B60">
          <w:delText>water user</w:delText>
        </w:r>
      </w:del>
      <w:ins w:id="109" w:author="Javier R Rigueiro" w:date="2026-02-26T17:33:00Z">
        <w:r w:rsidR="008B0B60">
          <w:t xml:space="preserve">land </w:t>
        </w:r>
        <w:proofErr w:type="spellStart"/>
        <w:r w:rsidR="008B0B60">
          <w:t>owner</w:t>
        </w:r>
      </w:ins>
      <w:proofErr w:type="spellEnd"/>
      <w:r>
        <w:t xml:space="preserve"> associations, and local </w:t>
      </w:r>
      <w:proofErr w:type="spellStart"/>
      <w:r>
        <w:t>authorities</w:t>
      </w:r>
      <w:proofErr w:type="spellEnd"/>
    </w:p>
    <w:p w14:paraId="4A2B3FC2" w14:textId="3EA346BB" w:rsidR="00264756" w:rsidRDefault="00264756" w:rsidP="00264756">
      <w:pPr>
        <w:pStyle w:val="NormalWeb"/>
        <w:numPr>
          <w:ilvl w:val="0"/>
          <w:numId w:val="14"/>
        </w:numPr>
      </w:pPr>
      <w:proofErr w:type="spellStart"/>
      <w:r>
        <w:t>Strengthened</w:t>
      </w:r>
      <w:proofErr w:type="spellEnd"/>
      <w:r>
        <w:t xml:space="preserve"> multi-</w:t>
      </w:r>
      <w:proofErr w:type="spellStart"/>
      <w:r>
        <w:t>level</w:t>
      </w:r>
      <w:proofErr w:type="spellEnd"/>
      <w:r>
        <w:t xml:space="preserve"> </w:t>
      </w:r>
      <w:del w:id="110" w:author="Javier R Rigueiro" w:date="2026-02-26T17:34:00Z">
        <w:r w:rsidDel="003A3718">
          <w:delText xml:space="preserve">water governance </w:delText>
        </w:r>
      </w:del>
      <w:proofErr w:type="spellStart"/>
      <w:r>
        <w:t>mechanisms</w:t>
      </w:r>
      <w:proofErr w:type="spellEnd"/>
      <w:ins w:id="111" w:author="Javier R Rigueiro" w:date="2026-02-26T17:34:00Z">
        <w:r w:rsidR="003A3718">
          <w:t xml:space="preserve"> to </w:t>
        </w:r>
        <w:proofErr w:type="spellStart"/>
        <w:r w:rsidR="003A3718">
          <w:t>reduce</w:t>
        </w:r>
        <w:proofErr w:type="spellEnd"/>
        <w:r w:rsidR="003A3718">
          <w:t xml:space="preserve"> by </w:t>
        </w:r>
        <w:proofErr w:type="spellStart"/>
        <w:r w:rsidR="003A3718">
          <w:t>modelling</w:t>
        </w:r>
        <w:proofErr w:type="spellEnd"/>
        <w:r w:rsidR="003A3718">
          <w:t xml:space="preserve"> </w:t>
        </w:r>
        <w:proofErr w:type="spellStart"/>
        <w:r w:rsidR="003A3718">
          <w:t>forest</w:t>
        </w:r>
        <w:proofErr w:type="spellEnd"/>
        <w:r w:rsidR="003A3718">
          <w:t xml:space="preserve"> </w:t>
        </w:r>
        <w:proofErr w:type="spellStart"/>
        <w:r w:rsidR="003A3718">
          <w:t>fire</w:t>
        </w:r>
        <w:proofErr w:type="spellEnd"/>
        <w:r w:rsidR="003A3718">
          <w:t xml:space="preserve"> </w:t>
        </w:r>
        <w:proofErr w:type="spellStart"/>
        <w:r w:rsidR="003A3718">
          <w:t>risk</w:t>
        </w:r>
        <w:proofErr w:type="spellEnd"/>
        <w:r w:rsidR="003A3718">
          <w:t xml:space="preserve"> and water contamination.</w:t>
        </w:r>
      </w:ins>
    </w:p>
    <w:p w14:paraId="7839BF94" w14:textId="77777777" w:rsidR="00264756" w:rsidRDefault="00264756" w:rsidP="00264756">
      <w:pPr>
        <w:pStyle w:val="NormalWeb"/>
        <w:numPr>
          <w:ilvl w:val="0"/>
          <w:numId w:val="14"/>
        </w:numPr>
      </w:pPr>
      <w:r>
        <w:t xml:space="preserve">Active inclusion of </w:t>
      </w:r>
      <w:proofErr w:type="spellStart"/>
      <w:r>
        <w:t>women</w:t>
      </w:r>
      <w:proofErr w:type="spellEnd"/>
      <w:r>
        <w:t xml:space="preserve"> </w:t>
      </w:r>
      <w:proofErr w:type="spellStart"/>
      <w:r>
        <w:t>farmers</w:t>
      </w:r>
      <w:proofErr w:type="spellEnd"/>
      <w:r>
        <w:t xml:space="preserve"> in monitoring </w:t>
      </w:r>
      <w:proofErr w:type="spellStart"/>
      <w:r>
        <w:t>activities</w:t>
      </w:r>
      <w:proofErr w:type="spellEnd"/>
      <w:r>
        <w:t xml:space="preserve">, digital training, and </w:t>
      </w:r>
      <w:proofErr w:type="spellStart"/>
      <w:r>
        <w:t>decision-making</w:t>
      </w:r>
      <w:proofErr w:type="spellEnd"/>
      <w:r>
        <w:t xml:space="preserve"> platforms</w:t>
      </w:r>
    </w:p>
    <w:p w14:paraId="5A778341" w14:textId="42C7DBF0" w:rsidR="00264756" w:rsidRDefault="00C13724" w:rsidP="00C13724">
      <w:pPr>
        <w:pStyle w:val="NormalWeb"/>
        <w:jc w:val="both"/>
        <w:pPrChange w:id="112" w:author="Javier R Rigueiro" w:date="2026-02-26T18:02:00Z">
          <w:pPr>
            <w:pStyle w:val="NormalWeb"/>
            <w:numPr>
              <w:numId w:val="14"/>
            </w:numPr>
            <w:tabs>
              <w:tab w:val="num" w:pos="720"/>
            </w:tabs>
            <w:ind w:left="720" w:hanging="360"/>
          </w:pPr>
        </w:pPrChange>
      </w:pPr>
      <w:ins w:id="113" w:author="Javier R Rigueiro" w:date="2026-02-26T18:02:00Z">
        <w:r w:rsidRPr="00C13724">
          <w:t xml:space="preserve">By </w:t>
        </w:r>
        <w:proofErr w:type="spellStart"/>
        <w:r w:rsidRPr="00C13724">
          <w:t>combining</w:t>
        </w:r>
        <w:proofErr w:type="spellEnd"/>
        <w:r w:rsidRPr="00C13724">
          <w:t xml:space="preserve"> </w:t>
        </w:r>
        <w:proofErr w:type="spellStart"/>
        <w:r w:rsidRPr="00C13724">
          <w:t>ecosystem-based</w:t>
        </w:r>
        <w:proofErr w:type="spellEnd"/>
        <w:r w:rsidRPr="00C13724">
          <w:t xml:space="preserve"> </w:t>
        </w:r>
        <w:proofErr w:type="spellStart"/>
        <w:r w:rsidRPr="00C13724">
          <w:t>post-fire</w:t>
        </w:r>
        <w:proofErr w:type="spellEnd"/>
        <w:r w:rsidRPr="00C13724">
          <w:t xml:space="preserve"> </w:t>
        </w:r>
        <w:proofErr w:type="spellStart"/>
        <w:r w:rsidRPr="00C13724">
          <w:t>restoration</w:t>
        </w:r>
        <w:proofErr w:type="spellEnd"/>
        <w:r w:rsidRPr="00C13724">
          <w:t xml:space="preserve"> </w:t>
        </w:r>
        <w:proofErr w:type="spellStart"/>
        <w:r w:rsidRPr="00C13724">
          <w:t>measures</w:t>
        </w:r>
        <w:proofErr w:type="spellEnd"/>
        <w:r w:rsidRPr="00C13724">
          <w:t xml:space="preserve"> </w:t>
        </w:r>
        <w:proofErr w:type="spellStart"/>
        <w:r w:rsidRPr="00C13724">
          <w:t>with</w:t>
        </w:r>
        <w:proofErr w:type="spellEnd"/>
        <w:r w:rsidRPr="00C13724">
          <w:t xml:space="preserve"> drone- and AI-</w:t>
        </w:r>
        <w:proofErr w:type="spellStart"/>
        <w:r w:rsidRPr="00C13724">
          <w:t>supported</w:t>
        </w:r>
        <w:proofErr w:type="spellEnd"/>
        <w:r w:rsidRPr="00C13724">
          <w:t xml:space="preserve"> monitoring and an inclusive, </w:t>
        </w:r>
        <w:proofErr w:type="spellStart"/>
        <w:r w:rsidRPr="00C13724">
          <w:t>participatory</w:t>
        </w:r>
        <w:proofErr w:type="spellEnd"/>
        <w:r w:rsidRPr="00C13724">
          <w:t xml:space="preserve"> </w:t>
        </w:r>
        <w:proofErr w:type="spellStart"/>
        <w:r w:rsidRPr="00C13724">
          <w:t>governance</w:t>
        </w:r>
        <w:proofErr w:type="spellEnd"/>
        <w:r w:rsidRPr="00C13724">
          <w:t xml:space="preserve"> </w:t>
        </w:r>
        <w:proofErr w:type="spellStart"/>
        <w:r w:rsidRPr="00C13724">
          <w:t>framework</w:t>
        </w:r>
        <w:proofErr w:type="spellEnd"/>
        <w:r w:rsidRPr="00C13724">
          <w:t xml:space="preserve">, the Galicia Living </w:t>
        </w:r>
        <w:proofErr w:type="spellStart"/>
        <w:r w:rsidRPr="00C13724">
          <w:t>Lab</w:t>
        </w:r>
        <w:proofErr w:type="spellEnd"/>
        <w:r w:rsidRPr="00C13724">
          <w:t xml:space="preserve"> </w:t>
        </w:r>
        <w:proofErr w:type="spellStart"/>
        <w:r w:rsidRPr="00C13724">
          <w:t>strengthens</w:t>
        </w:r>
        <w:proofErr w:type="spellEnd"/>
        <w:r w:rsidRPr="00C13724">
          <w:t xml:space="preserve"> </w:t>
        </w:r>
        <w:proofErr w:type="spellStart"/>
        <w:r w:rsidRPr="00C13724">
          <w:t>resilience</w:t>
        </w:r>
        <w:proofErr w:type="spellEnd"/>
        <w:r w:rsidRPr="00C13724">
          <w:t xml:space="preserve"> to </w:t>
        </w:r>
        <w:proofErr w:type="spellStart"/>
        <w:r w:rsidRPr="00C13724">
          <w:t>recurrent</w:t>
        </w:r>
        <w:proofErr w:type="spellEnd"/>
        <w:r w:rsidRPr="00C13724">
          <w:t xml:space="preserve"> </w:t>
        </w:r>
        <w:proofErr w:type="spellStart"/>
        <w:r w:rsidRPr="00C13724">
          <w:t>forest</w:t>
        </w:r>
        <w:proofErr w:type="spellEnd"/>
        <w:r w:rsidRPr="00C13724">
          <w:t xml:space="preserve"> </w:t>
        </w:r>
        <w:proofErr w:type="spellStart"/>
        <w:r w:rsidRPr="00C13724">
          <w:t>fires</w:t>
        </w:r>
        <w:proofErr w:type="spellEnd"/>
        <w:r w:rsidRPr="00C13724">
          <w:t xml:space="preserve">, supports </w:t>
        </w:r>
        <w:proofErr w:type="spellStart"/>
        <w:r w:rsidRPr="00C13724">
          <w:t>evidence-based</w:t>
        </w:r>
        <w:proofErr w:type="spellEnd"/>
        <w:r w:rsidRPr="00C13724">
          <w:t xml:space="preserve"> protection of water </w:t>
        </w:r>
        <w:proofErr w:type="spellStart"/>
        <w:r w:rsidRPr="00C13724">
          <w:t>quality</w:t>
        </w:r>
        <w:proofErr w:type="spellEnd"/>
        <w:r w:rsidRPr="00C13724">
          <w:t xml:space="preserve"> and </w:t>
        </w:r>
        <w:proofErr w:type="spellStart"/>
        <w:r w:rsidRPr="00C13724">
          <w:t>soils</w:t>
        </w:r>
        <w:proofErr w:type="spellEnd"/>
        <w:r w:rsidRPr="00C13724">
          <w:t xml:space="preserve">, and </w:t>
        </w:r>
        <w:proofErr w:type="spellStart"/>
        <w:r w:rsidRPr="00C13724">
          <w:t>contributes</w:t>
        </w:r>
        <w:proofErr w:type="spellEnd"/>
        <w:r w:rsidRPr="00C13724">
          <w:t xml:space="preserve"> to more </w:t>
        </w:r>
        <w:proofErr w:type="spellStart"/>
        <w:r w:rsidRPr="00C13724">
          <w:t>sustainable</w:t>
        </w:r>
        <w:proofErr w:type="spellEnd"/>
        <w:r w:rsidRPr="00C13724">
          <w:t xml:space="preserve"> land management and productive reforestation </w:t>
        </w:r>
        <w:proofErr w:type="spellStart"/>
        <w:r w:rsidRPr="00C13724">
          <w:t>systems</w:t>
        </w:r>
        <w:proofErr w:type="spellEnd"/>
        <w:r w:rsidRPr="00C13724">
          <w:t>.</w:t>
        </w:r>
      </w:ins>
      <w:del w:id="114" w:author="Javier R Rigueiro" w:date="2026-02-26T18:02:00Z">
        <w:r w:rsidR="00264756" w:rsidRPr="00AF5DCE" w:rsidDel="00C13724">
          <w:rPr>
            <w:highlight w:val="yellow"/>
            <w:rPrChange w:id="115" w:author="Javier R Rigueiro" w:date="2026-02-26T17:35:00Z">
              <w:rPr/>
            </w:rPrChange>
          </w:rPr>
          <w:delText xml:space="preserve">By combining ecosystem-based adaptation with digital innovation and inclusive governance, the </w:delText>
        </w:r>
      </w:del>
      <w:del w:id="116" w:author="Javier R Rigueiro" w:date="2026-02-26T17:35:00Z">
        <w:r w:rsidR="00264756" w:rsidRPr="00AF5DCE" w:rsidDel="003A3718">
          <w:rPr>
            <w:highlight w:val="yellow"/>
            <w:rPrChange w:id="117" w:author="Javier R Rigueiro" w:date="2026-02-26T17:35:00Z">
              <w:rPr/>
            </w:rPrChange>
          </w:rPr>
          <w:delText xml:space="preserve">Mannouba </w:delText>
        </w:r>
      </w:del>
      <w:del w:id="118" w:author="Javier R Rigueiro" w:date="2026-02-26T18:02:00Z">
        <w:r w:rsidR="00264756" w:rsidRPr="00AF5DCE" w:rsidDel="00C13724">
          <w:rPr>
            <w:highlight w:val="yellow"/>
            <w:rPrChange w:id="119" w:author="Javier R Rigueiro" w:date="2026-02-26T17:35:00Z">
              <w:rPr/>
            </w:rPrChange>
          </w:rPr>
          <w:delText>Living Lab improves water-use efficiency, reduces vulnerability to climate risks, and enhances sustainable agricultural productivity.</w:delText>
        </w:r>
      </w:del>
    </w:p>
    <w:p w14:paraId="4E72236E" w14:textId="6F83FBEC" w:rsidR="00264756" w:rsidRPr="00264756" w:rsidRDefault="00264756" w:rsidP="00264756">
      <w:pPr>
        <w:pStyle w:val="NormalWeb"/>
        <w:rPr>
          <w:rStyle w:val="Strong"/>
          <w:rFonts w:eastAsiaTheme="majorEastAsia"/>
        </w:rPr>
      </w:pPr>
      <w:del w:id="120" w:author="Javier R Rigueiro" w:date="2026-02-26T17:37:00Z">
        <w:r w:rsidDel="00C848A2">
          <w:rPr>
            <w:rStyle w:val="Strong"/>
            <w:rFonts w:eastAsiaTheme="majorEastAsia"/>
          </w:rPr>
          <w:delText>Gabes</w:delText>
        </w:r>
        <w:r w:rsidRPr="00264756" w:rsidDel="00C848A2">
          <w:rPr>
            <w:rStyle w:val="Strong"/>
            <w:rFonts w:eastAsiaTheme="majorEastAsia"/>
          </w:rPr>
          <w:delText xml:space="preserve"> </w:delText>
        </w:r>
      </w:del>
      <w:proofErr w:type="spellStart"/>
      <w:ins w:id="121" w:author="Javier R Rigueiro" w:date="2026-02-26T17:37:00Z">
        <w:r w:rsidR="00C848A2">
          <w:rPr>
            <w:rStyle w:val="Strong"/>
            <w:rFonts w:eastAsiaTheme="majorEastAsia"/>
          </w:rPr>
          <w:t>Quiroga</w:t>
        </w:r>
        <w:proofErr w:type="spellEnd"/>
        <w:r w:rsidR="00C848A2" w:rsidRPr="00264756">
          <w:rPr>
            <w:rStyle w:val="Strong"/>
            <w:rFonts w:eastAsiaTheme="majorEastAsia"/>
          </w:rPr>
          <w:t xml:space="preserve"> </w:t>
        </w:r>
      </w:ins>
      <w:r w:rsidRPr="00264756">
        <w:rPr>
          <w:rStyle w:val="Strong"/>
          <w:rFonts w:eastAsiaTheme="majorEastAsia"/>
        </w:rPr>
        <w:t xml:space="preserve">– </w:t>
      </w:r>
      <w:proofErr w:type="spellStart"/>
      <w:r w:rsidRPr="00264756">
        <w:rPr>
          <w:rStyle w:val="Strong"/>
          <w:rFonts w:eastAsiaTheme="majorEastAsia"/>
        </w:rPr>
        <w:t>Southern</w:t>
      </w:r>
      <w:proofErr w:type="spellEnd"/>
      <w:r w:rsidRPr="00264756">
        <w:rPr>
          <w:rStyle w:val="Strong"/>
          <w:rFonts w:eastAsiaTheme="majorEastAsia"/>
        </w:rPr>
        <w:t xml:space="preserve"> </w:t>
      </w:r>
      <w:del w:id="122" w:author="Javier R Rigueiro" w:date="2026-02-26T17:37:00Z">
        <w:r w:rsidRPr="00264756" w:rsidDel="00C848A2">
          <w:rPr>
            <w:rStyle w:val="Strong"/>
            <w:rFonts w:eastAsiaTheme="majorEastAsia"/>
          </w:rPr>
          <w:delText>Tunisia</w:delText>
        </w:r>
      </w:del>
      <w:ins w:id="123" w:author="Javier R Rigueiro" w:date="2026-02-26T17:37:00Z">
        <w:r w:rsidR="00C848A2">
          <w:rPr>
            <w:rStyle w:val="Strong"/>
            <w:rFonts w:eastAsiaTheme="majorEastAsia"/>
          </w:rPr>
          <w:t>Lugo (Galicia)</w:t>
        </w:r>
      </w:ins>
    </w:p>
    <w:p w14:paraId="0BC6102D" w14:textId="5F60C3A7" w:rsidR="00264756" w:rsidRDefault="00264756" w:rsidP="00264756">
      <w:pPr>
        <w:pStyle w:val="NormalWeb"/>
      </w:pPr>
      <w:proofErr w:type="gramStart"/>
      <w:r>
        <w:rPr>
          <w:rStyle w:val="Strong"/>
          <w:rFonts w:eastAsiaTheme="majorEastAsia"/>
        </w:rPr>
        <w:t>Location:</w:t>
      </w:r>
      <w:proofErr w:type="gramEnd"/>
      <w:r>
        <w:t xml:space="preserve"> </w:t>
      </w:r>
      <w:del w:id="124" w:author="Javier R Rigueiro" w:date="2026-02-26T17:37:00Z">
        <w:r w:rsidDel="00C848A2">
          <w:delText xml:space="preserve">Southern </w:delText>
        </w:r>
      </w:del>
      <w:proofErr w:type="spellStart"/>
      <w:ins w:id="125" w:author="Javier R Rigueiro" w:date="2026-02-26T17:37:00Z">
        <w:r w:rsidR="00C848A2">
          <w:t>Quiroga</w:t>
        </w:r>
      </w:ins>
      <w:proofErr w:type="spellEnd"/>
      <w:del w:id="126" w:author="Javier R Rigueiro" w:date="2026-02-26T17:37:00Z">
        <w:r w:rsidDel="00C848A2">
          <w:delText>Tunisia</w:delText>
        </w:r>
      </w:del>
      <w:r>
        <w:t xml:space="preserve">, </w:t>
      </w:r>
      <w:del w:id="127" w:author="Javier R Rigueiro" w:date="2026-02-26T17:37:00Z">
        <w:r w:rsidDel="00C848A2">
          <w:delText>Gabes region</w:delText>
        </w:r>
      </w:del>
      <w:ins w:id="128" w:author="Javier R Rigueiro" w:date="2026-02-26T17:37:00Z">
        <w:r w:rsidR="00C848A2">
          <w:t xml:space="preserve">Galicia </w:t>
        </w:r>
        <w:proofErr w:type="spellStart"/>
        <w:r w:rsidR="00C848A2">
          <w:t>Region</w:t>
        </w:r>
      </w:ins>
      <w:proofErr w:type="spellEnd"/>
      <w:r>
        <w:br/>
      </w:r>
      <w:proofErr w:type="spellStart"/>
      <w:r>
        <w:rPr>
          <w:rStyle w:val="Strong"/>
          <w:rFonts w:eastAsiaTheme="majorEastAsia"/>
        </w:rPr>
        <w:t>Climate</w:t>
      </w:r>
      <w:proofErr w:type="spellEnd"/>
      <w:r>
        <w:rPr>
          <w:rStyle w:val="Strong"/>
          <w:rFonts w:eastAsiaTheme="majorEastAsia"/>
        </w:rPr>
        <w:t>:</w:t>
      </w:r>
      <w:r>
        <w:t xml:space="preserve"> </w:t>
      </w:r>
      <w:del w:id="129" w:author="Javier R Rigueiro" w:date="2026-02-26T17:38:00Z">
        <w:r w:rsidDel="00C848A2">
          <w:delText>Arid to semi-arid</w:delText>
        </w:r>
      </w:del>
      <w:proofErr w:type="spellStart"/>
      <w:ins w:id="130" w:author="Javier R Rigueiro" w:date="2026-02-26T17:38:00Z">
        <w:r w:rsidR="00C848A2">
          <w:t>Mediterranean</w:t>
        </w:r>
        <w:proofErr w:type="spellEnd"/>
        <w:r w:rsidR="00C848A2">
          <w:t xml:space="preserve"> </w:t>
        </w:r>
        <w:proofErr w:type="spellStart"/>
        <w:r w:rsidR="00C848A2">
          <w:t>humid</w:t>
        </w:r>
      </w:ins>
      <w:proofErr w:type="spellEnd"/>
      <w:r>
        <w:br/>
      </w:r>
      <w:r>
        <w:rPr>
          <w:rStyle w:val="Strong"/>
          <w:rFonts w:eastAsiaTheme="majorEastAsia"/>
        </w:rPr>
        <w:t>Area:</w:t>
      </w:r>
      <w:r>
        <w:t xml:space="preserve"> ~</w:t>
      </w:r>
      <w:ins w:id="131" w:author="Javier R Rigueiro" w:date="2026-02-26T17:38:00Z">
        <w:r w:rsidR="00C848A2">
          <w:t xml:space="preserve">400 </w:t>
        </w:r>
      </w:ins>
      <w:del w:id="132" w:author="Javier R Rigueiro" w:date="2026-02-26T17:38:00Z">
        <w:r w:rsidDel="00C848A2">
          <w:delText xml:space="preserve">1,500–2,000 </w:delText>
        </w:r>
      </w:del>
      <w:r>
        <w:t xml:space="preserve">ha </w:t>
      </w:r>
      <w:del w:id="133" w:author="Javier R Rigueiro" w:date="2026-02-26T17:38:00Z">
        <w:r w:rsidDel="00C848A2">
          <w:delText>(oasis and irrigated perimeters)</w:delText>
        </w:r>
      </w:del>
      <w:r>
        <w:br/>
      </w:r>
      <w:r>
        <w:rPr>
          <w:rStyle w:val="Strong"/>
          <w:rFonts w:eastAsiaTheme="majorEastAsia"/>
        </w:rPr>
        <w:t xml:space="preserve">Farmers </w:t>
      </w:r>
      <w:proofErr w:type="spellStart"/>
      <w:r>
        <w:rPr>
          <w:rStyle w:val="Strong"/>
          <w:rFonts w:eastAsiaTheme="majorEastAsia"/>
        </w:rPr>
        <w:t>involved</w:t>
      </w:r>
      <w:proofErr w:type="spellEnd"/>
      <w:r>
        <w:rPr>
          <w:rStyle w:val="Strong"/>
          <w:rFonts w:eastAsiaTheme="majorEastAsia"/>
        </w:rPr>
        <w:t>:</w:t>
      </w:r>
      <w:r>
        <w:t xml:space="preserve"> ~</w:t>
      </w:r>
      <w:del w:id="134" w:author="Javier R Rigueiro" w:date="2026-02-26T17:38:00Z">
        <w:r w:rsidDel="00C848A2">
          <w:delText>120–180</w:delText>
        </w:r>
      </w:del>
      <w:ins w:id="135" w:author="Javier R Rigueiro" w:date="2026-02-26T17:38:00Z">
        <w:r w:rsidR="00C848A2">
          <w:t>80</w:t>
        </w:r>
      </w:ins>
      <w:r>
        <w:br/>
      </w:r>
      <w:r>
        <w:rPr>
          <w:rStyle w:val="Strong"/>
          <w:rFonts w:eastAsiaTheme="majorEastAsia"/>
        </w:rPr>
        <w:t xml:space="preserve">Main irrigation </w:t>
      </w:r>
      <w:proofErr w:type="spellStart"/>
      <w:r>
        <w:rPr>
          <w:rStyle w:val="Strong"/>
          <w:rFonts w:eastAsiaTheme="majorEastAsia"/>
        </w:rPr>
        <w:t>systems</w:t>
      </w:r>
      <w:proofErr w:type="spellEnd"/>
      <w:r>
        <w:rPr>
          <w:rStyle w:val="Strong"/>
          <w:rFonts w:eastAsiaTheme="majorEastAsia"/>
        </w:rPr>
        <w:t>:</w:t>
      </w:r>
      <w:r>
        <w:t xml:space="preserve"> </w:t>
      </w:r>
      <w:proofErr w:type="spellStart"/>
      <w:ins w:id="136" w:author="Javier R Rigueiro" w:date="2026-02-26T17:39:00Z">
        <w:r w:rsidR="00C848A2">
          <w:t>Rainfall</w:t>
        </w:r>
        <w:proofErr w:type="spellEnd"/>
        <w:r w:rsidR="00C848A2">
          <w:t xml:space="preserve"> and </w:t>
        </w:r>
        <w:proofErr w:type="spellStart"/>
        <w:r w:rsidR="00C848A2">
          <w:t>dropping</w:t>
        </w:r>
        <w:proofErr w:type="spellEnd"/>
        <w:r w:rsidR="00C848A2">
          <w:t xml:space="preserve"> irrigation in </w:t>
        </w:r>
        <w:proofErr w:type="spellStart"/>
        <w:r w:rsidR="00C848A2">
          <w:t>chestnut</w:t>
        </w:r>
        <w:proofErr w:type="spellEnd"/>
        <w:r w:rsidR="00C848A2">
          <w:t xml:space="preserve"> </w:t>
        </w:r>
        <w:proofErr w:type="spellStart"/>
        <w:r w:rsidR="00C848A2">
          <w:t>trees</w:t>
        </w:r>
        <w:proofErr w:type="spellEnd"/>
        <w:r w:rsidR="00C848A2">
          <w:t xml:space="preserve">. </w:t>
        </w:r>
      </w:ins>
      <w:del w:id="137" w:author="Javier R Rigueiro" w:date="2026-02-26T17:39:00Z">
        <w:r w:rsidDel="00C848A2">
          <w:delText>Traditional oasis irrigation, surface irrigation, localized drip irrigation</w:delText>
        </w:r>
      </w:del>
      <w:r>
        <w:br/>
      </w:r>
      <w:r>
        <w:rPr>
          <w:rStyle w:val="Strong"/>
          <w:rFonts w:eastAsiaTheme="majorEastAsia"/>
        </w:rPr>
        <w:t xml:space="preserve">Water </w:t>
      </w:r>
      <w:proofErr w:type="gramStart"/>
      <w:r>
        <w:rPr>
          <w:rStyle w:val="Strong"/>
          <w:rFonts w:eastAsiaTheme="majorEastAsia"/>
        </w:rPr>
        <w:t>sources:</w:t>
      </w:r>
      <w:proofErr w:type="gramEnd"/>
      <w:r>
        <w:t xml:space="preserve"> </w:t>
      </w:r>
      <w:proofErr w:type="spellStart"/>
      <w:ins w:id="138" w:author="Javier R Rigueiro" w:date="2026-02-26T17:40:00Z">
        <w:r w:rsidR="00C848A2">
          <w:t>W</w:t>
        </w:r>
        <w:r w:rsidR="00C848A2" w:rsidRPr="00C848A2">
          <w:t>ell</w:t>
        </w:r>
        <w:proofErr w:type="spellEnd"/>
        <w:r w:rsidR="00C848A2" w:rsidRPr="00C848A2">
          <w:t xml:space="preserve"> tank</w:t>
        </w:r>
      </w:ins>
      <w:del w:id="139" w:author="Javier R Rigueiro" w:date="2026-02-26T17:39:00Z">
        <w:r w:rsidDel="00C848A2">
          <w:delText>Deep groundwater aquifers and limited surface water</w:delText>
        </w:r>
      </w:del>
      <w:r>
        <w:br/>
      </w:r>
      <w:proofErr w:type="spellStart"/>
      <w:r>
        <w:rPr>
          <w:rStyle w:val="Strong"/>
          <w:rFonts w:eastAsiaTheme="majorEastAsia"/>
        </w:rPr>
        <w:t>Cropping</w:t>
      </w:r>
      <w:proofErr w:type="spellEnd"/>
      <w:r>
        <w:rPr>
          <w:rStyle w:val="Strong"/>
          <w:rFonts w:eastAsiaTheme="majorEastAsia"/>
        </w:rPr>
        <w:t xml:space="preserve"> </w:t>
      </w:r>
      <w:proofErr w:type="spellStart"/>
      <w:r>
        <w:rPr>
          <w:rStyle w:val="Strong"/>
          <w:rFonts w:eastAsiaTheme="majorEastAsia"/>
        </w:rPr>
        <w:t>systems</w:t>
      </w:r>
      <w:proofErr w:type="spellEnd"/>
      <w:r>
        <w:rPr>
          <w:rStyle w:val="Strong"/>
          <w:rFonts w:eastAsiaTheme="majorEastAsia"/>
        </w:rPr>
        <w:t>:</w:t>
      </w:r>
      <w:r>
        <w:t xml:space="preserve"> </w:t>
      </w:r>
      <w:del w:id="140" w:author="Javier R Rigueiro" w:date="2026-02-26T17:40:00Z">
        <w:r w:rsidDel="00C848A2">
          <w:delText>Date palms, vegetables, cereals</w:delText>
        </w:r>
      </w:del>
      <w:proofErr w:type="spellStart"/>
      <w:ins w:id="141" w:author="Javier R Rigueiro" w:date="2026-02-26T17:40:00Z">
        <w:r w:rsidR="00C848A2">
          <w:t>Chestnut</w:t>
        </w:r>
        <w:proofErr w:type="spellEnd"/>
        <w:r w:rsidR="00C848A2">
          <w:t xml:space="preserve"> </w:t>
        </w:r>
        <w:proofErr w:type="spellStart"/>
        <w:r w:rsidR="00C848A2">
          <w:t>tre</w:t>
        </w:r>
      </w:ins>
      <w:ins w:id="142" w:author="Javier R Rigueiro" w:date="2026-02-26T17:41:00Z">
        <w:r w:rsidR="00C848A2">
          <w:t>es</w:t>
        </w:r>
        <w:proofErr w:type="spellEnd"/>
        <w:r w:rsidR="00C848A2">
          <w:t xml:space="preserve"> </w:t>
        </w:r>
        <w:proofErr w:type="spellStart"/>
        <w:r w:rsidR="00C848A2">
          <w:t>with</w:t>
        </w:r>
        <w:proofErr w:type="spellEnd"/>
        <w:r w:rsidR="00C848A2">
          <w:t xml:space="preserve"> </w:t>
        </w:r>
        <w:proofErr w:type="spellStart"/>
        <w:r w:rsidR="00C848A2">
          <w:t>grasslands</w:t>
        </w:r>
        <w:proofErr w:type="spellEnd"/>
        <w:r w:rsidR="00C848A2">
          <w:t xml:space="preserve"> in an </w:t>
        </w:r>
        <w:proofErr w:type="spellStart"/>
        <w:r w:rsidR="00C848A2">
          <w:t>agroforestry</w:t>
        </w:r>
        <w:proofErr w:type="spellEnd"/>
        <w:r w:rsidR="00C848A2">
          <w:t xml:space="preserve"> system. </w:t>
        </w:r>
      </w:ins>
    </w:p>
    <w:p w14:paraId="48674053" w14:textId="77777777" w:rsidR="00264756" w:rsidRPr="00264756" w:rsidRDefault="00264756" w:rsidP="00264756">
      <w:pPr>
        <w:pStyle w:val="NormalWeb"/>
        <w:rPr>
          <w:rStyle w:val="Strong"/>
          <w:rFonts w:eastAsiaTheme="majorEastAsia"/>
        </w:rPr>
      </w:pPr>
      <w:proofErr w:type="spellStart"/>
      <w:r w:rsidRPr="00264756">
        <w:rPr>
          <w:rStyle w:val="Strong"/>
          <w:rFonts w:eastAsiaTheme="majorEastAsia"/>
        </w:rPr>
        <w:t>Problem</w:t>
      </w:r>
      <w:proofErr w:type="spellEnd"/>
      <w:r w:rsidRPr="00264756">
        <w:rPr>
          <w:rStyle w:val="Strong"/>
          <w:rFonts w:eastAsiaTheme="majorEastAsia"/>
        </w:rPr>
        <w:t xml:space="preserve"> </w:t>
      </w:r>
      <w:proofErr w:type="spellStart"/>
      <w:r w:rsidRPr="00264756">
        <w:rPr>
          <w:rStyle w:val="Strong"/>
          <w:rFonts w:eastAsiaTheme="majorEastAsia"/>
        </w:rPr>
        <w:t>Statement</w:t>
      </w:r>
      <w:proofErr w:type="spellEnd"/>
    </w:p>
    <w:p w14:paraId="3C1B8FE9" w14:textId="3C0898FA" w:rsidR="00264756" w:rsidRDefault="00264756" w:rsidP="00264756">
      <w:pPr>
        <w:pStyle w:val="NormalWeb"/>
      </w:pPr>
      <w:del w:id="143" w:author="Javier R Rigueiro" w:date="2026-02-26T17:41:00Z">
        <w:r w:rsidDel="00C848A2">
          <w:delText xml:space="preserve">Gabes faces acute </w:delText>
        </w:r>
        <w:r w:rsidDel="00C848A2">
          <w:rPr>
            <w:rStyle w:val="Strong"/>
            <w:rFonts w:eastAsiaTheme="majorEastAsia"/>
          </w:rPr>
          <w:delText>water scarcity</w:delText>
        </w:r>
        <w:r w:rsidDel="00C848A2">
          <w:delText xml:space="preserve">, severe </w:delText>
        </w:r>
        <w:r w:rsidDel="00C848A2">
          <w:rPr>
            <w:rStyle w:val="Strong"/>
            <w:rFonts w:eastAsiaTheme="majorEastAsia"/>
          </w:rPr>
          <w:delText>aquifer depletion due to over-extraction</w:delText>
        </w:r>
        <w:r w:rsidDel="00C848A2">
          <w:delText xml:space="preserve">, and increasing </w:delText>
        </w:r>
        <w:r w:rsidDel="00C848A2">
          <w:rPr>
            <w:rStyle w:val="Strong"/>
            <w:rFonts w:eastAsiaTheme="majorEastAsia"/>
          </w:rPr>
          <w:delText>soil and water salinity</w:delText>
        </w:r>
        <w:r w:rsidDel="00C848A2">
          <w:delText>, aggravated by extreme heatwaves and prolonged drought periods. These pressures threaten the sustainability of the fragile oasis agro-ecosystem and local livelihoods</w:delText>
        </w:r>
      </w:del>
      <w:proofErr w:type="spellStart"/>
      <w:ins w:id="144" w:author="Javier R Rigueiro" w:date="2026-02-26T17:41:00Z">
        <w:r w:rsidR="00C848A2">
          <w:t>Vegetation</w:t>
        </w:r>
        <w:proofErr w:type="spellEnd"/>
        <w:r w:rsidR="00C848A2">
          <w:t xml:space="preserve"> </w:t>
        </w:r>
        <w:proofErr w:type="spellStart"/>
        <w:r w:rsidR="00C848A2">
          <w:t>is</w:t>
        </w:r>
        <w:proofErr w:type="spellEnd"/>
        <w:r w:rsidR="00C848A2">
          <w:t xml:space="preserve"> </w:t>
        </w:r>
        <w:proofErr w:type="spellStart"/>
        <w:r w:rsidR="00C848A2">
          <w:t>needed</w:t>
        </w:r>
        <w:proofErr w:type="spellEnd"/>
        <w:r w:rsidR="00C848A2">
          <w:t xml:space="preserve"> in </w:t>
        </w:r>
        <w:proofErr w:type="spellStart"/>
        <w:r w:rsidR="00C848A2">
          <w:t>order</w:t>
        </w:r>
        <w:proofErr w:type="spellEnd"/>
        <w:r w:rsidR="00C848A2">
          <w:t xml:space="preserve"> to restore </w:t>
        </w:r>
        <w:proofErr w:type="spellStart"/>
        <w:r w:rsidR="00C848A2">
          <w:t>soil</w:t>
        </w:r>
        <w:proofErr w:type="spellEnd"/>
        <w:r w:rsidR="00C848A2">
          <w:t xml:space="preserve"> </w:t>
        </w:r>
        <w:proofErr w:type="spellStart"/>
        <w:r w:rsidR="00C848A2">
          <w:t>health</w:t>
        </w:r>
        <w:proofErr w:type="spellEnd"/>
        <w:r w:rsidR="00C848A2">
          <w:t xml:space="preserve"> </w:t>
        </w:r>
        <w:proofErr w:type="spellStart"/>
        <w:r w:rsidR="00C848A2">
          <w:t>a</w:t>
        </w:r>
      </w:ins>
      <w:ins w:id="145" w:author="Javier R Rigueiro" w:date="2026-02-26T17:42:00Z">
        <w:r w:rsidR="00C848A2">
          <w:t>fter</w:t>
        </w:r>
        <w:proofErr w:type="spellEnd"/>
        <w:r w:rsidR="00C848A2">
          <w:t xml:space="preserve"> multiple </w:t>
        </w:r>
        <w:proofErr w:type="spellStart"/>
        <w:r w:rsidR="00C848A2">
          <w:t>forest</w:t>
        </w:r>
        <w:proofErr w:type="spellEnd"/>
        <w:r w:rsidR="00C848A2">
          <w:t xml:space="preserve"> </w:t>
        </w:r>
        <w:proofErr w:type="spellStart"/>
        <w:r w:rsidR="00C848A2">
          <w:t>fires</w:t>
        </w:r>
        <w:proofErr w:type="spellEnd"/>
        <w:r w:rsidR="00C848A2">
          <w:t xml:space="preserve"> </w:t>
        </w:r>
        <w:proofErr w:type="spellStart"/>
        <w:r w:rsidR="00C848A2">
          <w:t>events</w:t>
        </w:r>
        <w:proofErr w:type="spellEnd"/>
        <w:r w:rsidR="00C848A2">
          <w:t xml:space="preserve"> </w:t>
        </w:r>
        <w:proofErr w:type="spellStart"/>
        <w:r w:rsidR="00C848A2">
          <w:t>degradating</w:t>
        </w:r>
        <w:proofErr w:type="spellEnd"/>
        <w:r w:rsidR="00C848A2">
          <w:t xml:space="preserve"> the </w:t>
        </w:r>
        <w:proofErr w:type="spellStart"/>
        <w:r w:rsidR="00C848A2">
          <w:t>ecosystem</w:t>
        </w:r>
      </w:ins>
      <w:proofErr w:type="spellEnd"/>
      <w:r>
        <w:t>.</w:t>
      </w:r>
    </w:p>
    <w:p w14:paraId="086CBCBB" w14:textId="77777777" w:rsidR="00264756" w:rsidRPr="00264756" w:rsidRDefault="00264756" w:rsidP="00264756">
      <w:pPr>
        <w:pStyle w:val="NormalWeb"/>
        <w:rPr>
          <w:rStyle w:val="Strong"/>
          <w:rFonts w:eastAsiaTheme="majorEastAsia"/>
        </w:rPr>
      </w:pPr>
      <w:r w:rsidRPr="00264756">
        <w:rPr>
          <w:rStyle w:val="Strong"/>
          <w:rFonts w:eastAsiaTheme="majorEastAsia"/>
        </w:rPr>
        <w:t xml:space="preserve">SAVE Water Integrated </w:t>
      </w:r>
      <w:proofErr w:type="spellStart"/>
      <w:r w:rsidRPr="00264756">
        <w:rPr>
          <w:rStyle w:val="Strong"/>
          <w:rFonts w:eastAsiaTheme="majorEastAsia"/>
        </w:rPr>
        <w:t>Approach</w:t>
      </w:r>
      <w:proofErr w:type="spellEnd"/>
    </w:p>
    <w:p w14:paraId="4E9118AA" w14:textId="7D332A32" w:rsidR="00264756" w:rsidRDefault="00264756" w:rsidP="00264756">
      <w:pPr>
        <w:pStyle w:val="NormalWeb"/>
      </w:pPr>
      <w:r>
        <w:t xml:space="preserve">The </w:t>
      </w:r>
      <w:del w:id="146" w:author="Javier R Rigueiro" w:date="2026-02-26T17:42:00Z">
        <w:r w:rsidDel="00C848A2">
          <w:delText xml:space="preserve">Gabes </w:delText>
        </w:r>
      </w:del>
      <w:proofErr w:type="spellStart"/>
      <w:ins w:id="147" w:author="Javier R Rigueiro" w:date="2026-02-26T17:42:00Z">
        <w:r w:rsidR="00C848A2">
          <w:t>Quiroga</w:t>
        </w:r>
        <w:proofErr w:type="spellEnd"/>
        <w:r w:rsidR="00C848A2">
          <w:t xml:space="preserve"> </w:t>
        </w:r>
      </w:ins>
      <w:r>
        <w:t xml:space="preserve">Living </w:t>
      </w:r>
      <w:proofErr w:type="spellStart"/>
      <w:r>
        <w:t>Lab</w:t>
      </w:r>
      <w:proofErr w:type="spellEnd"/>
      <w:r>
        <w:t xml:space="preserve"> </w:t>
      </w:r>
      <w:del w:id="148" w:author="Javier R Rigueiro" w:date="2026-02-26T17:42:00Z">
        <w:r w:rsidDel="00C848A2">
          <w:delText>adopts a climate-resilient, ecosystem-based strategy reinforced by digital monitoring and inclusive governance</w:delText>
        </w:r>
      </w:del>
      <w:proofErr w:type="spellStart"/>
      <w:ins w:id="149" w:author="Javier R Rigueiro" w:date="2026-02-26T17:42:00Z">
        <w:r w:rsidR="00C848A2">
          <w:t>will</w:t>
        </w:r>
        <w:proofErr w:type="spellEnd"/>
        <w:r w:rsidR="00C848A2">
          <w:t xml:space="preserve"> </w:t>
        </w:r>
      </w:ins>
      <w:ins w:id="150" w:author="Javier R Rigueiro" w:date="2026-02-26T17:43:00Z">
        <w:r w:rsidR="00C848A2">
          <w:t xml:space="preserve">use </w:t>
        </w:r>
        <w:proofErr w:type="spellStart"/>
        <w:r w:rsidR="00C848A2" w:rsidRPr="00C848A2">
          <w:t>inoculants</w:t>
        </w:r>
        <w:proofErr w:type="spellEnd"/>
        <w:r w:rsidR="00C848A2">
          <w:t xml:space="preserve"> </w:t>
        </w:r>
        <w:proofErr w:type="spellStart"/>
        <w:r w:rsidR="00C848A2">
          <w:t>combined</w:t>
        </w:r>
        <w:proofErr w:type="spellEnd"/>
        <w:r w:rsidR="00C848A2">
          <w:t xml:space="preserve"> </w:t>
        </w:r>
        <w:proofErr w:type="spellStart"/>
        <w:r w:rsidR="00C848A2">
          <w:t>with</w:t>
        </w:r>
        <w:proofErr w:type="spellEnd"/>
        <w:r w:rsidR="00C848A2">
          <w:t xml:space="preserve"> </w:t>
        </w:r>
        <w:proofErr w:type="spellStart"/>
        <w:r w:rsidR="00C848A2">
          <w:t>grassland</w:t>
        </w:r>
        <w:proofErr w:type="spellEnd"/>
        <w:r w:rsidR="00C848A2">
          <w:t>,</w:t>
        </w:r>
        <w:r w:rsidR="00C848A2" w:rsidRPr="00C848A2">
          <w:t xml:space="preserve"> </w:t>
        </w:r>
        <w:proofErr w:type="spellStart"/>
        <w:r w:rsidR="00C848A2" w:rsidRPr="00C848A2">
          <w:t>that</w:t>
        </w:r>
        <w:proofErr w:type="spellEnd"/>
        <w:r w:rsidR="00C848A2" w:rsidRPr="00C848A2">
          <w:t xml:space="preserve"> are </w:t>
        </w:r>
        <w:proofErr w:type="spellStart"/>
        <w:r w:rsidR="00C848A2" w:rsidRPr="00C848A2">
          <w:t>promissing</w:t>
        </w:r>
        <w:proofErr w:type="spellEnd"/>
        <w:r w:rsidR="00C848A2" w:rsidRPr="00C848A2">
          <w:t xml:space="preserve"> in </w:t>
        </w:r>
        <w:proofErr w:type="spellStart"/>
        <w:r w:rsidR="00C848A2" w:rsidRPr="00C848A2">
          <w:t>increasing</w:t>
        </w:r>
        <w:proofErr w:type="spellEnd"/>
        <w:r w:rsidR="00C848A2" w:rsidRPr="00C848A2">
          <w:t xml:space="preserve"> plant water use </w:t>
        </w:r>
        <w:proofErr w:type="spellStart"/>
        <w:r w:rsidR="00C848A2" w:rsidRPr="00C848A2">
          <w:t>efficiency</w:t>
        </w:r>
      </w:ins>
      <w:proofErr w:type="spellEnd"/>
      <w:r>
        <w:t>.</w:t>
      </w:r>
    </w:p>
    <w:p w14:paraId="2F6C1D95" w14:textId="77777777" w:rsidR="00264756" w:rsidRDefault="00264756" w:rsidP="00264756">
      <w:pPr>
        <w:pStyle w:val="NormalWeb"/>
      </w:pPr>
      <w:r>
        <w:rPr>
          <w:rStyle w:val="Strong"/>
          <w:rFonts w:eastAsiaTheme="majorEastAsia"/>
        </w:rPr>
        <w:t>Nature-</w:t>
      </w:r>
      <w:proofErr w:type="spellStart"/>
      <w:r>
        <w:rPr>
          <w:rStyle w:val="Strong"/>
          <w:rFonts w:eastAsiaTheme="majorEastAsia"/>
        </w:rPr>
        <w:t>Based</w:t>
      </w:r>
      <w:proofErr w:type="spellEnd"/>
      <w:r>
        <w:rPr>
          <w:rStyle w:val="Strong"/>
          <w:rFonts w:eastAsiaTheme="majorEastAsia"/>
        </w:rPr>
        <w:t xml:space="preserve"> Solutions </w:t>
      </w:r>
      <w:proofErr w:type="spellStart"/>
      <w:proofErr w:type="gramStart"/>
      <w:r>
        <w:rPr>
          <w:rStyle w:val="Strong"/>
          <w:rFonts w:eastAsiaTheme="majorEastAsia"/>
        </w:rPr>
        <w:t>include</w:t>
      </w:r>
      <w:proofErr w:type="spellEnd"/>
      <w:r>
        <w:rPr>
          <w:rStyle w:val="Strong"/>
          <w:rFonts w:eastAsiaTheme="majorEastAsia"/>
        </w:rPr>
        <w:t>:</w:t>
      </w:r>
      <w:proofErr w:type="gramEnd"/>
    </w:p>
    <w:p w14:paraId="61B79F37" w14:textId="034097FE" w:rsidR="00264756" w:rsidRDefault="00264756" w:rsidP="00264756">
      <w:pPr>
        <w:pStyle w:val="NormalWeb"/>
        <w:numPr>
          <w:ilvl w:val="0"/>
          <w:numId w:val="15"/>
        </w:numPr>
      </w:pPr>
      <w:proofErr w:type="spellStart"/>
      <w:r>
        <w:t>Restoration</w:t>
      </w:r>
      <w:proofErr w:type="spellEnd"/>
      <w:r>
        <w:t xml:space="preserve"> of the </w:t>
      </w:r>
      <w:del w:id="151" w:author="Javier R Rigueiro" w:date="2026-02-26T17:43:00Z">
        <w:r w:rsidDel="0041372F">
          <w:delText>traditional three-layer oasis agroforestry system</w:delText>
        </w:r>
      </w:del>
      <w:proofErr w:type="spellStart"/>
      <w:ins w:id="152" w:author="Javier R Rigueiro" w:date="2026-02-26T17:44:00Z">
        <w:r w:rsidR="0041372F">
          <w:t>ecosystem</w:t>
        </w:r>
        <w:proofErr w:type="spellEnd"/>
        <w:r w:rsidR="0041372F">
          <w:t xml:space="preserve"> by </w:t>
        </w:r>
        <w:proofErr w:type="spellStart"/>
        <w:r w:rsidR="0041372F">
          <w:t>means</w:t>
        </w:r>
        <w:proofErr w:type="spellEnd"/>
        <w:r w:rsidR="0041372F">
          <w:t xml:space="preserve"> of </w:t>
        </w:r>
        <w:proofErr w:type="spellStart"/>
        <w:r w:rsidR="0041372F">
          <w:t>agroforestry</w:t>
        </w:r>
        <w:proofErr w:type="spellEnd"/>
        <w:r w:rsidR="0041372F">
          <w:t xml:space="preserve">. </w:t>
        </w:r>
      </w:ins>
    </w:p>
    <w:p w14:paraId="5C63E2C3" w14:textId="6A47D26B" w:rsidR="00264756" w:rsidDel="0041372F" w:rsidRDefault="00264756" w:rsidP="0041372F">
      <w:pPr>
        <w:pStyle w:val="NormalWeb"/>
        <w:numPr>
          <w:ilvl w:val="0"/>
          <w:numId w:val="15"/>
        </w:numPr>
        <w:rPr>
          <w:del w:id="153" w:author="Javier R Rigueiro" w:date="2026-02-26T17:46:00Z"/>
        </w:rPr>
        <w:pPrChange w:id="154" w:author="Javier R Rigueiro" w:date="2026-02-26T17:46:00Z">
          <w:pPr>
            <w:pStyle w:val="NormalWeb"/>
            <w:numPr>
              <w:numId w:val="15"/>
            </w:numPr>
            <w:tabs>
              <w:tab w:val="num" w:pos="720"/>
            </w:tabs>
            <w:ind w:left="720" w:hanging="360"/>
          </w:pPr>
        </w:pPrChange>
      </w:pPr>
      <w:r>
        <w:t xml:space="preserve">Introduction </w:t>
      </w:r>
      <w:del w:id="155" w:author="Javier R Rigueiro" w:date="2026-02-26T17:44:00Z">
        <w:r w:rsidDel="0041372F">
          <w:delText>of salt-tolerant and native species</w:delText>
        </w:r>
      </w:del>
      <w:proofErr w:type="spellStart"/>
      <w:ins w:id="156" w:author="Javier R Rigueiro" w:date="2026-02-26T17:44:00Z">
        <w:r w:rsidR="0041372F">
          <w:t>inoculants</w:t>
        </w:r>
        <w:proofErr w:type="spellEnd"/>
        <w:r w:rsidR="0041372F">
          <w:t xml:space="preserve"> </w:t>
        </w:r>
        <w:proofErr w:type="spellStart"/>
        <w:r w:rsidR="0041372F">
          <w:t>combined</w:t>
        </w:r>
        <w:proofErr w:type="spellEnd"/>
        <w:r w:rsidR="0041372F">
          <w:t xml:space="preserve"> </w:t>
        </w:r>
        <w:proofErr w:type="spellStart"/>
        <w:r w:rsidR="0041372F">
          <w:t>with</w:t>
        </w:r>
        <w:proofErr w:type="spellEnd"/>
        <w:r w:rsidR="0041372F">
          <w:t xml:space="preserve"> </w:t>
        </w:r>
        <w:proofErr w:type="spellStart"/>
        <w:r w:rsidR="0041372F">
          <w:t>grassland</w:t>
        </w:r>
        <w:proofErr w:type="spellEnd"/>
        <w:r w:rsidR="0041372F">
          <w:t xml:space="preserve"> </w:t>
        </w:r>
      </w:ins>
      <w:ins w:id="157" w:author="Javier R Rigueiro" w:date="2026-02-26T17:46:00Z">
        <w:r w:rsidR="0041372F">
          <w:t xml:space="preserve">and </w:t>
        </w:r>
        <w:proofErr w:type="spellStart"/>
        <w:r w:rsidR="0041372F">
          <w:t>organic</w:t>
        </w:r>
        <w:proofErr w:type="spellEnd"/>
        <w:r w:rsidR="0041372F">
          <w:t xml:space="preserve"> </w:t>
        </w:r>
        <w:proofErr w:type="spellStart"/>
        <w:r w:rsidR="0041372F">
          <w:t>ammendments</w:t>
        </w:r>
        <w:proofErr w:type="spellEnd"/>
        <w:r w:rsidR="0041372F">
          <w:t xml:space="preserve"> </w:t>
        </w:r>
      </w:ins>
      <w:ins w:id="158" w:author="Javier R Rigueiro" w:date="2026-02-26T17:44:00Z">
        <w:r w:rsidR="0041372F">
          <w:t xml:space="preserve">to </w:t>
        </w:r>
        <w:proofErr w:type="spellStart"/>
        <w:r w:rsidR="0041372F">
          <w:t>improve</w:t>
        </w:r>
        <w:proofErr w:type="spellEnd"/>
        <w:r w:rsidR="0041372F">
          <w:t xml:space="preserve"> </w:t>
        </w:r>
        <w:proofErr w:type="spellStart"/>
        <w:r w:rsidR="0041372F">
          <w:t>so</w:t>
        </w:r>
      </w:ins>
      <w:ins w:id="159" w:author="Javier R Rigueiro" w:date="2026-02-26T17:46:00Z">
        <w:r w:rsidR="0041372F">
          <w:t>i</w:t>
        </w:r>
      </w:ins>
      <w:ins w:id="160" w:author="Javier R Rigueiro" w:date="2026-02-26T17:44:00Z">
        <w:r w:rsidR="0041372F">
          <w:t>l</w:t>
        </w:r>
        <w:proofErr w:type="spellEnd"/>
        <w:r w:rsidR="0041372F">
          <w:t xml:space="preserve"> </w:t>
        </w:r>
        <w:proofErr w:type="spellStart"/>
        <w:r w:rsidR="0041372F">
          <w:t>health</w:t>
        </w:r>
        <w:proofErr w:type="spellEnd"/>
        <w:r w:rsidR="0041372F">
          <w:t xml:space="preserve"> and </w:t>
        </w:r>
        <w:proofErr w:type="spellStart"/>
        <w:r w:rsidR="0041372F">
          <w:t>avoid</w:t>
        </w:r>
        <w:proofErr w:type="spellEnd"/>
        <w:r w:rsidR="0041372F">
          <w:t xml:space="preserve"> water </w:t>
        </w:r>
        <w:proofErr w:type="spellStart"/>
        <w:r w:rsidR="0041372F">
          <w:t>pollutants</w:t>
        </w:r>
        <w:proofErr w:type="spellEnd"/>
        <w:r w:rsidR="0041372F">
          <w:t xml:space="preserve"> contamination </w:t>
        </w:r>
        <w:proofErr w:type="spellStart"/>
        <w:r w:rsidR="0041372F">
          <w:t>from</w:t>
        </w:r>
        <w:proofErr w:type="spellEnd"/>
        <w:r w:rsidR="0041372F">
          <w:t xml:space="preserve"> </w:t>
        </w:r>
        <w:proofErr w:type="spellStart"/>
        <w:r w:rsidR="0041372F">
          <w:t>forest</w:t>
        </w:r>
        <w:proofErr w:type="spellEnd"/>
        <w:r w:rsidR="0041372F">
          <w:t xml:space="preserve"> </w:t>
        </w:r>
        <w:proofErr w:type="spellStart"/>
        <w:r w:rsidR="0041372F">
          <w:t>fires</w:t>
        </w:r>
      </w:ins>
      <w:proofErr w:type="spellEnd"/>
    </w:p>
    <w:p w14:paraId="7EFF2E40" w14:textId="16D03FFF" w:rsidR="00264756" w:rsidDel="0041372F" w:rsidRDefault="00264756" w:rsidP="0041372F">
      <w:pPr>
        <w:pStyle w:val="NormalWeb"/>
        <w:numPr>
          <w:ilvl w:val="0"/>
          <w:numId w:val="15"/>
        </w:numPr>
        <w:rPr>
          <w:del w:id="161" w:author="Javier R Rigueiro" w:date="2026-02-26T17:48:00Z"/>
        </w:rPr>
      </w:pPr>
      <w:del w:id="162" w:author="Javier R Rigueiro" w:date="2026-02-26T17:46:00Z">
        <w:r w:rsidDel="0041372F">
          <w:delText>Soil regeneration through organic amendments</w:delText>
        </w:r>
      </w:del>
      <w:ins w:id="163" w:author="Javier R Rigueiro" w:date="2026-02-26T17:46:00Z">
        <w:r w:rsidR="0041372F">
          <w:t>.</w:t>
        </w:r>
      </w:ins>
      <w:del w:id="164" w:author="Javier R Rigueiro" w:date="2026-02-26T17:46:00Z">
        <w:r w:rsidDel="0041372F">
          <w:delText xml:space="preserve"> and composting</w:delText>
        </w:r>
      </w:del>
    </w:p>
    <w:p w14:paraId="1E9E3E2B" w14:textId="22EEEB2B" w:rsidR="00264756" w:rsidRDefault="00264756" w:rsidP="0041372F">
      <w:pPr>
        <w:pStyle w:val="NormalWeb"/>
        <w:numPr>
          <w:ilvl w:val="0"/>
          <w:numId w:val="15"/>
        </w:numPr>
      </w:pPr>
      <w:del w:id="165" w:author="Javier R Rigueiro" w:date="2026-02-26T17:48:00Z">
        <w:r w:rsidDel="0041372F">
          <w:delText>Natural water retention and sustainable groundwater recharge practices</w:delText>
        </w:r>
      </w:del>
    </w:p>
    <w:p w14:paraId="37C3C745" w14:textId="77777777" w:rsidR="00264756" w:rsidRDefault="00264756" w:rsidP="00264756">
      <w:pPr>
        <w:pStyle w:val="NormalWeb"/>
      </w:pPr>
      <w:r>
        <w:rPr>
          <w:rStyle w:val="Strong"/>
          <w:rFonts w:eastAsiaTheme="majorEastAsia"/>
        </w:rPr>
        <w:t xml:space="preserve">Digital and Monitoring </w:t>
      </w:r>
      <w:proofErr w:type="gramStart"/>
      <w:r>
        <w:rPr>
          <w:rStyle w:val="Strong"/>
          <w:rFonts w:eastAsiaTheme="majorEastAsia"/>
        </w:rPr>
        <w:t>Innovations:</w:t>
      </w:r>
      <w:proofErr w:type="gramEnd"/>
    </w:p>
    <w:p w14:paraId="6CC07F20" w14:textId="719ADAA4" w:rsidR="00264756" w:rsidDel="0041372F" w:rsidRDefault="00264756" w:rsidP="00264756">
      <w:pPr>
        <w:pStyle w:val="NormalWeb"/>
        <w:numPr>
          <w:ilvl w:val="0"/>
          <w:numId w:val="16"/>
        </w:numPr>
        <w:rPr>
          <w:del w:id="166" w:author="Javier R Rigueiro" w:date="2026-02-26T17:50:00Z"/>
        </w:rPr>
      </w:pPr>
      <w:del w:id="167" w:author="Javier R Rigueiro" w:date="2026-02-26T17:50:00Z">
        <w:r w:rsidDel="0041372F">
          <w:delText>Smart sensor systems for continuous monitoring of groundwater levels and quality</w:delText>
        </w:r>
      </w:del>
    </w:p>
    <w:p w14:paraId="10639156" w14:textId="77777777" w:rsidR="0041372F" w:rsidRDefault="0041372F" w:rsidP="0041372F">
      <w:pPr>
        <w:pStyle w:val="NormalWeb"/>
        <w:numPr>
          <w:ilvl w:val="0"/>
          <w:numId w:val="16"/>
        </w:numPr>
        <w:rPr>
          <w:ins w:id="168" w:author="Javier R Rigueiro" w:date="2026-02-26T17:50:00Z"/>
        </w:rPr>
      </w:pPr>
      <w:ins w:id="169" w:author="Javier R Rigueiro" w:date="2026-02-26T17:50:00Z">
        <w:r>
          <w:t xml:space="preserve">Drone mapping </w:t>
        </w:r>
        <w:proofErr w:type="spellStart"/>
        <w:r>
          <w:t>through</w:t>
        </w:r>
        <w:proofErr w:type="spellEnd"/>
        <w:r>
          <w:t xml:space="preserve"> </w:t>
        </w:r>
        <w:proofErr w:type="spellStart"/>
        <w:r>
          <w:t>different</w:t>
        </w:r>
        <w:proofErr w:type="spellEnd"/>
        <w:r>
          <w:t xml:space="preserve"> indexes application.</w:t>
        </w:r>
      </w:ins>
    </w:p>
    <w:p w14:paraId="56CB472A" w14:textId="77777777" w:rsidR="0041372F" w:rsidRDefault="0041372F" w:rsidP="0041372F">
      <w:pPr>
        <w:pStyle w:val="NormalWeb"/>
        <w:numPr>
          <w:ilvl w:val="0"/>
          <w:numId w:val="16"/>
        </w:numPr>
        <w:rPr>
          <w:ins w:id="170" w:author="Javier R Rigueiro" w:date="2026-02-26T17:50:00Z"/>
        </w:rPr>
      </w:pPr>
      <w:ins w:id="171" w:author="Javier R Rigueiro" w:date="2026-02-26T17:50:00Z">
        <w:r>
          <w:t>AI-</w:t>
        </w:r>
        <w:proofErr w:type="spellStart"/>
        <w:r>
          <w:t>supported</w:t>
        </w:r>
        <w:proofErr w:type="spellEnd"/>
        <w:r>
          <w:t xml:space="preserve"> multi-</w:t>
        </w:r>
        <w:proofErr w:type="spellStart"/>
        <w:r>
          <w:t>criteria</w:t>
        </w:r>
        <w:proofErr w:type="spellEnd"/>
        <w:r>
          <w:t xml:space="preserve"> </w:t>
        </w:r>
        <w:proofErr w:type="spellStart"/>
        <w:r>
          <w:t>vulnerability</w:t>
        </w:r>
        <w:proofErr w:type="spellEnd"/>
        <w:r>
          <w:t xml:space="preserve"> mapping (water stress, </w:t>
        </w:r>
        <w:proofErr w:type="spellStart"/>
        <w:r>
          <w:t>salinity</w:t>
        </w:r>
        <w:proofErr w:type="spellEnd"/>
        <w:r>
          <w:t xml:space="preserve">, </w:t>
        </w:r>
        <w:proofErr w:type="spellStart"/>
        <w:r>
          <w:t>climate</w:t>
        </w:r>
        <w:proofErr w:type="spellEnd"/>
        <w:r>
          <w:t xml:space="preserve"> </w:t>
        </w:r>
        <w:proofErr w:type="spellStart"/>
        <w:r>
          <w:t>exposure</w:t>
        </w:r>
        <w:proofErr w:type="spellEnd"/>
        <w:r>
          <w:t xml:space="preserve">, irrigation </w:t>
        </w:r>
        <w:proofErr w:type="spellStart"/>
        <w:r>
          <w:t>efficiency</w:t>
        </w:r>
        <w:proofErr w:type="spellEnd"/>
        <w:r>
          <w:t>)</w:t>
        </w:r>
      </w:ins>
    </w:p>
    <w:p w14:paraId="2FD9DF65" w14:textId="4E728137" w:rsidR="00264756" w:rsidDel="0041372F" w:rsidRDefault="0041372F" w:rsidP="00AD4C9B">
      <w:pPr>
        <w:pStyle w:val="NormalWeb"/>
        <w:numPr>
          <w:ilvl w:val="0"/>
          <w:numId w:val="16"/>
        </w:numPr>
        <w:rPr>
          <w:del w:id="172" w:author="Javier R Rigueiro" w:date="2026-02-26T17:50:00Z"/>
        </w:rPr>
      </w:pPr>
      <w:ins w:id="173" w:author="Javier R Rigueiro" w:date="2026-02-26T17:50:00Z">
        <w:r>
          <w:lastRenderedPageBreak/>
          <w:t>GIS-</w:t>
        </w:r>
        <w:proofErr w:type="spellStart"/>
        <w:r>
          <w:t>based</w:t>
        </w:r>
        <w:proofErr w:type="spellEnd"/>
        <w:r>
          <w:t xml:space="preserve"> </w:t>
        </w:r>
        <w:proofErr w:type="spellStart"/>
        <w:r>
          <w:t>decision</w:t>
        </w:r>
        <w:proofErr w:type="spellEnd"/>
        <w:r>
          <w:t xml:space="preserve">-support </w:t>
        </w:r>
        <w:proofErr w:type="spellStart"/>
        <w:r>
          <w:t>tools</w:t>
        </w:r>
        <w:proofErr w:type="spellEnd"/>
        <w:r>
          <w:t xml:space="preserve"> to </w:t>
        </w:r>
        <w:proofErr w:type="spellStart"/>
        <w:r>
          <w:t>determine</w:t>
        </w:r>
        <w:proofErr w:type="spellEnd"/>
        <w:r>
          <w:t xml:space="preserve"> </w:t>
        </w:r>
        <w:proofErr w:type="spellStart"/>
        <w:r>
          <w:t>potential</w:t>
        </w:r>
        <w:proofErr w:type="spellEnd"/>
        <w:r>
          <w:t xml:space="preserve"> </w:t>
        </w:r>
        <w:proofErr w:type="spellStart"/>
        <w:r>
          <w:t>biomass</w:t>
        </w:r>
        <w:proofErr w:type="spellEnd"/>
        <w:r>
          <w:t xml:space="preserve"> </w:t>
        </w:r>
        <w:proofErr w:type="spellStart"/>
        <w:r>
          <w:t>load</w:t>
        </w:r>
        <w:proofErr w:type="spellEnd"/>
        <w:r>
          <w:t xml:space="preserve"> and </w:t>
        </w:r>
        <w:proofErr w:type="spellStart"/>
        <w:r>
          <w:t>dryness</w:t>
        </w:r>
        <w:proofErr w:type="spellEnd"/>
        <w:r>
          <w:t xml:space="preserve">. </w:t>
        </w:r>
      </w:ins>
      <w:del w:id="174" w:author="Javier R Rigueiro" w:date="2026-02-26T17:50:00Z">
        <w:r w:rsidR="00264756" w:rsidDel="0041372F">
          <w:delText>AI-driven climate and water vulnerability cartography</w:delText>
        </w:r>
      </w:del>
    </w:p>
    <w:p w14:paraId="545BE767" w14:textId="15C3D3C2" w:rsidR="00264756" w:rsidRDefault="00264756" w:rsidP="00264756">
      <w:pPr>
        <w:pStyle w:val="NormalWeb"/>
        <w:numPr>
          <w:ilvl w:val="0"/>
          <w:numId w:val="16"/>
        </w:numPr>
      </w:pPr>
      <w:del w:id="175" w:author="Javier R Rigueiro" w:date="2026-02-26T17:50:00Z">
        <w:r w:rsidDel="0041372F">
          <w:delText>Spatial modeling tools to support adaptive water management and policy decision</w:delText>
        </w:r>
      </w:del>
      <w:del w:id="176" w:author="Javier R Rigueiro" w:date="2026-02-26T17:51:00Z">
        <w:r w:rsidDel="0041372F">
          <w:delText>s</w:delText>
        </w:r>
      </w:del>
    </w:p>
    <w:p w14:paraId="64C93FB8" w14:textId="77777777" w:rsidR="00264756" w:rsidRDefault="00264756" w:rsidP="00264756">
      <w:pPr>
        <w:pStyle w:val="NormalWeb"/>
      </w:pPr>
      <w:proofErr w:type="spellStart"/>
      <w:r>
        <w:rPr>
          <w:rStyle w:val="Strong"/>
          <w:rFonts w:eastAsiaTheme="majorEastAsia"/>
        </w:rPr>
        <w:t>Participatory</w:t>
      </w:r>
      <w:proofErr w:type="spellEnd"/>
      <w:r>
        <w:rPr>
          <w:rStyle w:val="Strong"/>
          <w:rFonts w:eastAsiaTheme="majorEastAsia"/>
        </w:rPr>
        <w:t xml:space="preserve"> and </w:t>
      </w:r>
      <w:proofErr w:type="spellStart"/>
      <w:r>
        <w:rPr>
          <w:rStyle w:val="Strong"/>
          <w:rFonts w:eastAsiaTheme="majorEastAsia"/>
        </w:rPr>
        <w:t>Gender</w:t>
      </w:r>
      <w:proofErr w:type="spellEnd"/>
      <w:r>
        <w:rPr>
          <w:rStyle w:val="Strong"/>
          <w:rFonts w:eastAsiaTheme="majorEastAsia"/>
        </w:rPr>
        <w:t xml:space="preserve">-Responsive </w:t>
      </w:r>
      <w:proofErr w:type="spellStart"/>
      <w:proofErr w:type="gramStart"/>
      <w:r>
        <w:rPr>
          <w:rStyle w:val="Strong"/>
          <w:rFonts w:eastAsiaTheme="majorEastAsia"/>
        </w:rPr>
        <w:t>Governance</w:t>
      </w:r>
      <w:proofErr w:type="spellEnd"/>
      <w:r>
        <w:rPr>
          <w:rStyle w:val="Strong"/>
          <w:rFonts w:eastAsiaTheme="majorEastAsia"/>
        </w:rPr>
        <w:t>:</w:t>
      </w:r>
      <w:proofErr w:type="gramEnd"/>
    </w:p>
    <w:p w14:paraId="179E65DD" w14:textId="423A9398" w:rsidR="00264756" w:rsidDel="0041372F" w:rsidRDefault="00264756" w:rsidP="00264756">
      <w:pPr>
        <w:pStyle w:val="NormalWeb"/>
        <w:numPr>
          <w:ilvl w:val="0"/>
          <w:numId w:val="17"/>
        </w:numPr>
        <w:rPr>
          <w:del w:id="177" w:author="Javier R Rigueiro" w:date="2026-02-26T17:51:00Z"/>
        </w:rPr>
      </w:pPr>
      <w:del w:id="178" w:author="Javier R Rigueiro" w:date="2026-02-26T17:51:00Z">
        <w:r w:rsidDel="0041372F">
          <w:delText>Co-design of solutions with farmers, civil society, and local institutions</w:delText>
        </w:r>
      </w:del>
    </w:p>
    <w:p w14:paraId="6E1C3C9E" w14:textId="77777777" w:rsidR="0041372F" w:rsidRDefault="0041372F" w:rsidP="0041372F">
      <w:pPr>
        <w:pStyle w:val="NormalWeb"/>
        <w:numPr>
          <w:ilvl w:val="0"/>
          <w:numId w:val="17"/>
        </w:numPr>
        <w:rPr>
          <w:ins w:id="179" w:author="Javier R Rigueiro" w:date="2026-02-26T17:51:00Z"/>
        </w:rPr>
      </w:pPr>
      <w:ins w:id="180" w:author="Javier R Rigueiro" w:date="2026-02-26T17:51:00Z">
        <w:r>
          <w:t xml:space="preserve">Living </w:t>
        </w:r>
        <w:proofErr w:type="spellStart"/>
        <w:r>
          <w:t>Lab</w:t>
        </w:r>
        <w:proofErr w:type="spellEnd"/>
        <w:r>
          <w:t xml:space="preserve"> </w:t>
        </w:r>
        <w:proofErr w:type="spellStart"/>
        <w:r>
          <w:t>co-creation</w:t>
        </w:r>
        <w:proofErr w:type="spellEnd"/>
        <w:r>
          <w:t xml:space="preserve"> workshops </w:t>
        </w:r>
        <w:proofErr w:type="spellStart"/>
        <w:r>
          <w:t>with</w:t>
        </w:r>
        <w:proofErr w:type="spellEnd"/>
        <w:r>
          <w:t xml:space="preserve"> </w:t>
        </w:r>
        <w:proofErr w:type="spellStart"/>
        <w:r>
          <w:t>farmers</w:t>
        </w:r>
        <w:proofErr w:type="spellEnd"/>
        <w:r>
          <w:t xml:space="preserve">, </w:t>
        </w:r>
        <w:proofErr w:type="spellStart"/>
        <w:r>
          <w:t>advisors</w:t>
        </w:r>
        <w:proofErr w:type="spellEnd"/>
        <w:r>
          <w:t xml:space="preserve">, land </w:t>
        </w:r>
        <w:proofErr w:type="spellStart"/>
        <w:r>
          <w:t>owner</w:t>
        </w:r>
        <w:proofErr w:type="spellEnd"/>
        <w:r>
          <w:t xml:space="preserve"> associations, and local </w:t>
        </w:r>
        <w:proofErr w:type="spellStart"/>
        <w:r>
          <w:t>authorities</w:t>
        </w:r>
        <w:proofErr w:type="spellEnd"/>
      </w:ins>
    </w:p>
    <w:p w14:paraId="4C4E5B41" w14:textId="77777777" w:rsidR="0041372F" w:rsidRDefault="0041372F" w:rsidP="0041372F">
      <w:pPr>
        <w:pStyle w:val="NormalWeb"/>
        <w:numPr>
          <w:ilvl w:val="0"/>
          <w:numId w:val="17"/>
        </w:numPr>
        <w:rPr>
          <w:ins w:id="181" w:author="Javier R Rigueiro" w:date="2026-02-26T17:51:00Z"/>
        </w:rPr>
      </w:pPr>
      <w:proofErr w:type="spellStart"/>
      <w:ins w:id="182" w:author="Javier R Rigueiro" w:date="2026-02-26T17:51:00Z">
        <w:r>
          <w:t>Strengthened</w:t>
        </w:r>
        <w:proofErr w:type="spellEnd"/>
        <w:r>
          <w:t xml:space="preserve"> multi-</w:t>
        </w:r>
        <w:proofErr w:type="spellStart"/>
        <w:r>
          <w:t>level</w:t>
        </w:r>
        <w:proofErr w:type="spellEnd"/>
        <w:r>
          <w:t xml:space="preserve"> </w:t>
        </w:r>
        <w:proofErr w:type="spellStart"/>
        <w:r>
          <w:t>mechanisms</w:t>
        </w:r>
        <w:proofErr w:type="spellEnd"/>
        <w:r>
          <w:t xml:space="preserve"> to </w:t>
        </w:r>
        <w:proofErr w:type="spellStart"/>
        <w:r>
          <w:t>reduce</w:t>
        </w:r>
        <w:proofErr w:type="spellEnd"/>
        <w:r>
          <w:t xml:space="preserve"> by </w:t>
        </w:r>
        <w:proofErr w:type="spellStart"/>
        <w:r>
          <w:t>modelling</w:t>
        </w:r>
        <w:proofErr w:type="spellEnd"/>
        <w:r>
          <w:t xml:space="preserve"> </w:t>
        </w:r>
        <w:proofErr w:type="spellStart"/>
        <w:r>
          <w:t>forest</w:t>
        </w:r>
        <w:proofErr w:type="spellEnd"/>
        <w:r>
          <w:t xml:space="preserve"> </w:t>
        </w:r>
        <w:proofErr w:type="spellStart"/>
        <w:r>
          <w:t>fire</w:t>
        </w:r>
        <w:proofErr w:type="spellEnd"/>
        <w:r>
          <w:t xml:space="preserve"> </w:t>
        </w:r>
        <w:proofErr w:type="spellStart"/>
        <w:r>
          <w:t>risk</w:t>
        </w:r>
        <w:proofErr w:type="spellEnd"/>
        <w:r>
          <w:t xml:space="preserve"> and water contamination.</w:t>
        </w:r>
      </w:ins>
    </w:p>
    <w:p w14:paraId="32B697F7" w14:textId="6157B3EF" w:rsidR="00264756" w:rsidDel="0041372F" w:rsidRDefault="0041372F" w:rsidP="00403854">
      <w:pPr>
        <w:pStyle w:val="NormalWeb"/>
        <w:numPr>
          <w:ilvl w:val="0"/>
          <w:numId w:val="17"/>
        </w:numPr>
        <w:rPr>
          <w:del w:id="183" w:author="Javier R Rigueiro" w:date="2026-02-26T17:51:00Z"/>
        </w:rPr>
      </w:pPr>
      <w:ins w:id="184" w:author="Javier R Rigueiro" w:date="2026-02-26T17:51:00Z">
        <w:r>
          <w:t xml:space="preserve">Active inclusion of </w:t>
        </w:r>
        <w:proofErr w:type="spellStart"/>
        <w:r>
          <w:t>women</w:t>
        </w:r>
        <w:proofErr w:type="spellEnd"/>
        <w:r>
          <w:t xml:space="preserve"> </w:t>
        </w:r>
        <w:proofErr w:type="spellStart"/>
        <w:r>
          <w:t>farmers</w:t>
        </w:r>
        <w:proofErr w:type="spellEnd"/>
        <w:r>
          <w:t xml:space="preserve"> in monitoring </w:t>
        </w:r>
        <w:proofErr w:type="spellStart"/>
        <w:r>
          <w:t>activities</w:t>
        </w:r>
        <w:proofErr w:type="spellEnd"/>
        <w:r>
          <w:t xml:space="preserve">, digital training, and </w:t>
        </w:r>
        <w:proofErr w:type="spellStart"/>
        <w:r>
          <w:t>decision-making</w:t>
        </w:r>
        <w:proofErr w:type="spellEnd"/>
        <w:r>
          <w:t xml:space="preserve"> platforms</w:t>
        </w:r>
      </w:ins>
      <w:del w:id="185" w:author="Javier R Rigueiro" w:date="2026-02-26T17:51:00Z">
        <w:r w:rsidR="00264756" w:rsidDel="0041372F">
          <w:delText>Strengthened stakeholder engagement and policy support mechanisms</w:delText>
        </w:r>
      </w:del>
    </w:p>
    <w:p w14:paraId="21F0BFEA" w14:textId="09BAEE7F" w:rsidR="00264756" w:rsidRDefault="00264756" w:rsidP="00264756">
      <w:pPr>
        <w:pStyle w:val="NormalWeb"/>
        <w:numPr>
          <w:ilvl w:val="0"/>
          <w:numId w:val="17"/>
        </w:numPr>
      </w:pPr>
      <w:del w:id="186" w:author="Javier R Rigueiro" w:date="2026-02-26T17:51:00Z">
        <w:r w:rsidDel="0041372F">
          <w:delText>Promotion of women’s leadership and technical capacity-building in digital water monitoring and climate adaptation</w:delText>
        </w:r>
      </w:del>
    </w:p>
    <w:p w14:paraId="2BFF3E0A" w14:textId="17CD27BD" w:rsidR="00264756" w:rsidRDefault="00C13724" w:rsidP="00C13724">
      <w:pPr>
        <w:pStyle w:val="NormalWeb"/>
        <w:pPrChange w:id="187" w:author="Javier R Rigueiro" w:date="2026-02-26T18:03:00Z">
          <w:pPr>
            <w:pStyle w:val="NormalWeb"/>
            <w:numPr>
              <w:numId w:val="17"/>
            </w:numPr>
            <w:tabs>
              <w:tab w:val="num" w:pos="720"/>
            </w:tabs>
            <w:ind w:left="720" w:hanging="360"/>
          </w:pPr>
        </w:pPrChange>
      </w:pPr>
      <w:ins w:id="188" w:author="Javier R Rigueiro" w:date="2026-02-26T18:03:00Z">
        <w:r w:rsidRPr="00C13724">
          <w:t xml:space="preserve">By </w:t>
        </w:r>
        <w:proofErr w:type="spellStart"/>
        <w:r w:rsidRPr="00C13724">
          <w:t>integrating</w:t>
        </w:r>
        <w:proofErr w:type="spellEnd"/>
        <w:r w:rsidRPr="00C13724">
          <w:t xml:space="preserve"> </w:t>
        </w:r>
        <w:proofErr w:type="spellStart"/>
        <w:r w:rsidRPr="00C13724">
          <w:t>agroforestry-based</w:t>
        </w:r>
        <w:proofErr w:type="spellEnd"/>
        <w:r w:rsidRPr="00C13724">
          <w:t xml:space="preserve"> </w:t>
        </w:r>
        <w:proofErr w:type="spellStart"/>
        <w:r w:rsidRPr="00C13724">
          <w:t>restoration</w:t>
        </w:r>
        <w:proofErr w:type="spellEnd"/>
        <w:r w:rsidRPr="00C13724">
          <w:t xml:space="preserve"> </w:t>
        </w:r>
        <w:proofErr w:type="spellStart"/>
        <w:r w:rsidRPr="00C13724">
          <w:t>with</w:t>
        </w:r>
        <w:proofErr w:type="spellEnd"/>
        <w:r w:rsidRPr="00C13724">
          <w:t xml:space="preserve"> </w:t>
        </w:r>
        <w:proofErr w:type="spellStart"/>
        <w:r w:rsidRPr="00C13724">
          <w:t>soil</w:t>
        </w:r>
        <w:proofErr w:type="spellEnd"/>
        <w:r w:rsidRPr="00C13724">
          <w:t xml:space="preserve"> </w:t>
        </w:r>
        <w:proofErr w:type="spellStart"/>
        <w:r w:rsidRPr="00C13724">
          <w:t>inoculants</w:t>
        </w:r>
        <w:proofErr w:type="spellEnd"/>
        <w:r w:rsidRPr="00C13724">
          <w:t xml:space="preserve"> and </w:t>
        </w:r>
        <w:proofErr w:type="spellStart"/>
        <w:r w:rsidRPr="00C13724">
          <w:t>organic</w:t>
        </w:r>
        <w:proofErr w:type="spellEnd"/>
        <w:r w:rsidRPr="00C13724">
          <w:t xml:space="preserve"> </w:t>
        </w:r>
        <w:proofErr w:type="spellStart"/>
        <w:r w:rsidRPr="00C13724">
          <w:t>amendments</w:t>
        </w:r>
        <w:proofErr w:type="spellEnd"/>
        <w:r w:rsidRPr="00C13724">
          <w:t>, drone- and AI-</w:t>
        </w:r>
        <w:proofErr w:type="spellStart"/>
        <w:r w:rsidRPr="00C13724">
          <w:t>supported</w:t>
        </w:r>
        <w:proofErr w:type="spellEnd"/>
        <w:r w:rsidRPr="00C13724">
          <w:t xml:space="preserve"> monitoring, and </w:t>
        </w:r>
        <w:proofErr w:type="spellStart"/>
        <w:r w:rsidRPr="00C13724">
          <w:t>participatory</w:t>
        </w:r>
        <w:proofErr w:type="spellEnd"/>
        <w:r w:rsidRPr="00C13724">
          <w:t xml:space="preserve">, </w:t>
        </w:r>
        <w:proofErr w:type="spellStart"/>
        <w:r w:rsidRPr="00C13724">
          <w:t>gender</w:t>
        </w:r>
        <w:proofErr w:type="spellEnd"/>
        <w:r w:rsidRPr="00C13724">
          <w:t xml:space="preserve">-responsive </w:t>
        </w:r>
        <w:proofErr w:type="spellStart"/>
        <w:r w:rsidRPr="00C13724">
          <w:t>governance</w:t>
        </w:r>
        <w:proofErr w:type="spellEnd"/>
        <w:r w:rsidRPr="00C13724">
          <w:t xml:space="preserve">, the </w:t>
        </w:r>
        <w:proofErr w:type="spellStart"/>
        <w:r w:rsidRPr="00C13724">
          <w:t>Quiroga</w:t>
        </w:r>
        <w:proofErr w:type="spellEnd"/>
        <w:r w:rsidRPr="00C13724">
          <w:t xml:space="preserve"> Living </w:t>
        </w:r>
        <w:proofErr w:type="spellStart"/>
        <w:r w:rsidRPr="00C13724">
          <w:t>Lab</w:t>
        </w:r>
        <w:proofErr w:type="spellEnd"/>
        <w:r w:rsidRPr="00C13724">
          <w:t xml:space="preserve"> </w:t>
        </w:r>
        <w:proofErr w:type="spellStart"/>
        <w:r w:rsidRPr="00C13724">
          <w:t>strengthens</w:t>
        </w:r>
        <w:proofErr w:type="spellEnd"/>
        <w:r w:rsidRPr="00C13724">
          <w:t xml:space="preserve"> </w:t>
        </w:r>
        <w:proofErr w:type="spellStart"/>
        <w:r w:rsidRPr="00C13724">
          <w:t>post-fire</w:t>
        </w:r>
        <w:proofErr w:type="spellEnd"/>
        <w:r w:rsidRPr="00C13724">
          <w:t xml:space="preserve"> </w:t>
        </w:r>
        <w:proofErr w:type="spellStart"/>
        <w:r w:rsidRPr="00C13724">
          <w:t>soil</w:t>
        </w:r>
        <w:proofErr w:type="spellEnd"/>
        <w:r w:rsidRPr="00C13724">
          <w:t xml:space="preserve"> and water </w:t>
        </w:r>
        <w:proofErr w:type="spellStart"/>
        <w:r w:rsidRPr="00C13724">
          <w:t>resilience</w:t>
        </w:r>
        <w:proofErr w:type="spellEnd"/>
        <w:r w:rsidRPr="00C13724">
          <w:t xml:space="preserve">, </w:t>
        </w:r>
        <w:proofErr w:type="spellStart"/>
        <w:r w:rsidRPr="00C13724">
          <w:t>improves</w:t>
        </w:r>
        <w:proofErr w:type="spellEnd"/>
        <w:r w:rsidRPr="00C13724">
          <w:t xml:space="preserve"> plant water-use </w:t>
        </w:r>
        <w:proofErr w:type="spellStart"/>
        <w:r w:rsidRPr="00C13724">
          <w:t>efficiency</w:t>
        </w:r>
        <w:proofErr w:type="spellEnd"/>
        <w:r w:rsidRPr="00C13724">
          <w:t xml:space="preserve"> in </w:t>
        </w:r>
        <w:proofErr w:type="spellStart"/>
        <w:r w:rsidRPr="00C13724">
          <w:t>chestnut-based</w:t>
        </w:r>
        <w:proofErr w:type="spellEnd"/>
        <w:r w:rsidRPr="00C13724">
          <w:t xml:space="preserve"> </w:t>
        </w:r>
        <w:proofErr w:type="spellStart"/>
        <w:r w:rsidRPr="00C13724">
          <w:t>systems</w:t>
        </w:r>
        <w:proofErr w:type="spellEnd"/>
        <w:r w:rsidRPr="00C13724">
          <w:t xml:space="preserve"> </w:t>
        </w:r>
        <w:proofErr w:type="spellStart"/>
        <w:r w:rsidRPr="00C13724">
          <w:t>supported</w:t>
        </w:r>
        <w:proofErr w:type="spellEnd"/>
        <w:r w:rsidRPr="00C13724">
          <w:t xml:space="preserve"> by </w:t>
        </w:r>
        <w:proofErr w:type="spellStart"/>
        <w:r w:rsidRPr="00C13724">
          <w:t>rainfall</w:t>
        </w:r>
        <w:proofErr w:type="spellEnd"/>
        <w:r w:rsidRPr="00C13724">
          <w:t xml:space="preserve"> and </w:t>
        </w:r>
        <w:proofErr w:type="spellStart"/>
        <w:r w:rsidRPr="00C13724">
          <w:t>drip</w:t>
        </w:r>
        <w:proofErr w:type="spellEnd"/>
        <w:r w:rsidRPr="00C13724">
          <w:t xml:space="preserve"> irrigation (</w:t>
        </w:r>
        <w:proofErr w:type="spellStart"/>
        <w:r w:rsidRPr="00C13724">
          <w:t>well-fed</w:t>
        </w:r>
        <w:proofErr w:type="spellEnd"/>
        <w:r w:rsidRPr="00C13724">
          <w:t xml:space="preserve"> </w:t>
        </w:r>
        <w:proofErr w:type="spellStart"/>
        <w:r w:rsidRPr="00C13724">
          <w:t>storage</w:t>
        </w:r>
        <w:proofErr w:type="spellEnd"/>
        <w:r w:rsidRPr="00C13724">
          <w:t xml:space="preserve">), and </w:t>
        </w:r>
        <w:proofErr w:type="spellStart"/>
        <w:r w:rsidRPr="00C13724">
          <w:t>delivers</w:t>
        </w:r>
        <w:proofErr w:type="spellEnd"/>
        <w:r w:rsidRPr="00C13724">
          <w:t xml:space="preserve"> </w:t>
        </w:r>
        <w:proofErr w:type="spellStart"/>
        <w:r w:rsidRPr="00C13724">
          <w:t>transferable</w:t>
        </w:r>
        <w:proofErr w:type="spellEnd"/>
        <w:r w:rsidRPr="00C13724">
          <w:t xml:space="preserve"> solutions for </w:t>
        </w:r>
        <w:proofErr w:type="spellStart"/>
        <w:r w:rsidRPr="00C13724">
          <w:t>Mediterranean-humid</w:t>
        </w:r>
        <w:proofErr w:type="spellEnd"/>
        <w:r w:rsidRPr="00C13724">
          <w:t xml:space="preserve"> </w:t>
        </w:r>
        <w:proofErr w:type="spellStart"/>
        <w:r w:rsidRPr="00C13724">
          <w:t>landscapes</w:t>
        </w:r>
        <w:proofErr w:type="spellEnd"/>
        <w:r w:rsidRPr="00C13724">
          <w:t xml:space="preserve"> </w:t>
        </w:r>
        <w:proofErr w:type="spellStart"/>
        <w:r w:rsidRPr="00C13724">
          <w:t>increasingly</w:t>
        </w:r>
        <w:proofErr w:type="spellEnd"/>
        <w:r w:rsidRPr="00C13724">
          <w:t xml:space="preserve"> </w:t>
        </w:r>
        <w:proofErr w:type="spellStart"/>
        <w:r w:rsidRPr="00C13724">
          <w:t>exposed</w:t>
        </w:r>
        <w:proofErr w:type="spellEnd"/>
        <w:r w:rsidRPr="00C13724">
          <w:t xml:space="preserve"> to </w:t>
        </w:r>
        <w:proofErr w:type="spellStart"/>
        <w:r w:rsidRPr="00C13724">
          <w:t>recurrent</w:t>
        </w:r>
        <w:proofErr w:type="spellEnd"/>
        <w:r w:rsidRPr="00C13724">
          <w:t xml:space="preserve"> </w:t>
        </w:r>
        <w:proofErr w:type="spellStart"/>
        <w:r w:rsidRPr="00C13724">
          <w:t>forest</w:t>
        </w:r>
        <w:proofErr w:type="spellEnd"/>
        <w:r w:rsidRPr="00C13724">
          <w:t xml:space="preserve"> </w:t>
        </w:r>
        <w:proofErr w:type="spellStart"/>
        <w:r w:rsidRPr="00C13724">
          <w:t>fires</w:t>
        </w:r>
        <w:proofErr w:type="spellEnd"/>
        <w:r w:rsidRPr="00C13724">
          <w:t xml:space="preserve"> and </w:t>
        </w:r>
        <w:proofErr w:type="spellStart"/>
        <w:r w:rsidRPr="00C13724">
          <w:t>climate</w:t>
        </w:r>
        <w:proofErr w:type="spellEnd"/>
        <w:r w:rsidRPr="00C13724">
          <w:t xml:space="preserve"> pressures.</w:t>
        </w:r>
      </w:ins>
      <w:del w:id="189" w:author="Javier R Rigueiro" w:date="2026-02-26T18:03:00Z">
        <w:r w:rsidR="00264756" w:rsidDel="00C13724">
          <w:delText xml:space="preserve">Through the integration of Nature-Based Solutions, real-time monitoring technologies, and participatory governance, the </w:delText>
        </w:r>
      </w:del>
      <w:del w:id="190" w:author="Javier R Rigueiro" w:date="2026-02-26T17:51:00Z">
        <w:r w:rsidR="00264756" w:rsidDel="0041372F">
          <w:delText xml:space="preserve">Gabes </w:delText>
        </w:r>
      </w:del>
      <w:del w:id="191" w:author="Javier R Rigueiro" w:date="2026-02-26T18:03:00Z">
        <w:r w:rsidR="00264756" w:rsidDel="00C13724">
          <w:delText xml:space="preserve">Living Lab enhances </w:delText>
        </w:r>
        <w:r w:rsidR="00264756" w:rsidRPr="0041372F" w:rsidDel="00C13724">
          <w:rPr>
            <w:highlight w:val="yellow"/>
            <w:rPrChange w:id="192" w:author="Javier R Rigueiro" w:date="2026-02-26T17:51:00Z">
              <w:rPr/>
            </w:rPrChange>
          </w:rPr>
          <w:delText>oasis resilience, supports sustainable groundwater management, and demonstrates scalable solutions for arid Mediterranean regions facing climate change</w:delText>
        </w:r>
      </w:del>
      <w:r w:rsidR="00264756">
        <w:t>.</w:t>
      </w:r>
    </w:p>
    <w:p w14:paraId="34D16825" w14:textId="77777777" w:rsidR="00264756" w:rsidRDefault="00264756" w:rsidP="00264756">
      <w:pPr>
        <w:pStyle w:val="NormalWeb"/>
      </w:pPr>
    </w:p>
    <w:p w14:paraId="7D7B9F61" w14:textId="77777777" w:rsidR="00EB3D35" w:rsidRPr="00EB3D35" w:rsidRDefault="00EB3D35" w:rsidP="00EB3D35">
      <w:pPr>
        <w:rPr>
          <w:rFonts w:asciiTheme="minorBidi" w:hAnsiTheme="minorBidi"/>
          <w:b/>
          <w:bCs/>
        </w:rPr>
      </w:pPr>
      <w:r w:rsidRPr="00EB3D35">
        <w:rPr>
          <w:rFonts w:asciiTheme="minorBidi" w:hAnsiTheme="minorBidi"/>
          <w:b/>
          <w:bCs/>
        </w:rPr>
        <w:t>2. Stakeholders Involved in Water Management</w:t>
      </w:r>
    </w:p>
    <w:p w14:paraId="0A9E555C" w14:textId="600761D7" w:rsidR="00EB3D35" w:rsidRPr="00EB3D35" w:rsidRDefault="00EB3D35" w:rsidP="008E2042">
      <w:pPr>
        <w:rPr>
          <w:rFonts w:asciiTheme="minorBidi" w:hAnsiTheme="minorBidi"/>
        </w:rPr>
      </w:pPr>
    </w:p>
    <w:tbl>
      <w:tblPr>
        <w:tblStyle w:val="PlainTable1"/>
        <w:tblW w:w="0" w:type="auto"/>
        <w:tblLook w:val="04A0" w:firstRow="1" w:lastRow="0" w:firstColumn="1" w:lastColumn="0" w:noHBand="0" w:noVBand="1"/>
      </w:tblPr>
      <w:tblGrid>
        <w:gridCol w:w="1800"/>
        <w:gridCol w:w="1896"/>
        <w:gridCol w:w="3690"/>
        <w:gridCol w:w="1630"/>
      </w:tblGrid>
      <w:tr w:rsidR="00A81EFA" w:rsidRPr="008E2042" w14:paraId="30ED6769" w14:textId="77777777" w:rsidTr="008E20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13518" w14:textId="77777777" w:rsidR="008E2042" w:rsidRPr="008E2042" w:rsidRDefault="008E2042" w:rsidP="008E2042">
            <w:pPr>
              <w:jc w:val="center"/>
              <w:rPr>
                <w:rFonts w:ascii="Times New Roman" w:eastAsia="Times New Roman" w:hAnsi="Times New Roman" w:cs="Times New Roman"/>
                <w:kern w:val="0"/>
                <w:lang w:val="fr-FR" w:eastAsia="fr-FR"/>
                <w14:ligatures w14:val="none"/>
              </w:rPr>
            </w:pPr>
            <w:r w:rsidRPr="008E2042">
              <w:rPr>
                <w:rFonts w:ascii="Times New Roman" w:eastAsia="Times New Roman" w:hAnsi="Times New Roman" w:cs="Times New Roman"/>
                <w:kern w:val="0"/>
                <w:lang w:val="fr-FR" w:eastAsia="fr-FR"/>
                <w14:ligatures w14:val="none"/>
              </w:rPr>
              <w:t>Stakeholder / Institution</w:t>
            </w:r>
          </w:p>
        </w:tc>
        <w:tc>
          <w:tcPr>
            <w:tcW w:w="0" w:type="auto"/>
            <w:hideMark/>
          </w:tcPr>
          <w:p w14:paraId="4A1EE114" w14:textId="77777777" w:rsidR="008E2042" w:rsidRPr="008E2042" w:rsidRDefault="008E2042" w:rsidP="008E204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8E2042">
              <w:rPr>
                <w:rFonts w:ascii="Times New Roman" w:eastAsia="Times New Roman" w:hAnsi="Times New Roman" w:cs="Times New Roman"/>
                <w:kern w:val="0"/>
                <w:lang w:val="fr-FR" w:eastAsia="fr-FR"/>
                <w14:ligatures w14:val="none"/>
              </w:rPr>
              <w:t>Type</w:t>
            </w:r>
          </w:p>
        </w:tc>
        <w:tc>
          <w:tcPr>
            <w:tcW w:w="0" w:type="auto"/>
            <w:hideMark/>
          </w:tcPr>
          <w:p w14:paraId="1DAD882C" w14:textId="77777777" w:rsidR="008E2042" w:rsidRPr="008E2042" w:rsidRDefault="008E2042" w:rsidP="008E204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8E2042">
              <w:rPr>
                <w:rFonts w:ascii="Times New Roman" w:eastAsia="Times New Roman" w:hAnsi="Times New Roman" w:cs="Times New Roman"/>
                <w:kern w:val="0"/>
                <w:lang w:val="fr-FR" w:eastAsia="fr-FR"/>
                <w14:ligatures w14:val="none"/>
              </w:rPr>
              <w:t xml:space="preserve">Main </w:t>
            </w:r>
            <w:proofErr w:type="spellStart"/>
            <w:r w:rsidRPr="008E2042">
              <w:rPr>
                <w:rFonts w:ascii="Times New Roman" w:eastAsia="Times New Roman" w:hAnsi="Times New Roman" w:cs="Times New Roman"/>
                <w:kern w:val="0"/>
                <w:lang w:val="fr-FR" w:eastAsia="fr-FR"/>
                <w14:ligatures w14:val="none"/>
              </w:rPr>
              <w:t>Role</w:t>
            </w:r>
            <w:proofErr w:type="spellEnd"/>
            <w:r w:rsidRPr="008E2042">
              <w:rPr>
                <w:rFonts w:ascii="Times New Roman" w:eastAsia="Times New Roman" w:hAnsi="Times New Roman" w:cs="Times New Roman"/>
                <w:kern w:val="0"/>
                <w:lang w:val="fr-FR" w:eastAsia="fr-FR"/>
                <w14:ligatures w14:val="none"/>
              </w:rPr>
              <w:t xml:space="preserve"> in Water Management</w:t>
            </w:r>
          </w:p>
        </w:tc>
        <w:tc>
          <w:tcPr>
            <w:tcW w:w="0" w:type="auto"/>
            <w:hideMark/>
          </w:tcPr>
          <w:p w14:paraId="254DB389" w14:textId="77777777" w:rsidR="008E2042" w:rsidRPr="008E2042" w:rsidRDefault="008E2042" w:rsidP="008E204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FR" w:eastAsia="fr-FR"/>
                <w14:ligatures w14:val="none"/>
              </w:rPr>
            </w:pPr>
            <w:proofErr w:type="spellStart"/>
            <w:r w:rsidRPr="008E2042">
              <w:rPr>
                <w:rFonts w:ascii="Times New Roman" w:eastAsia="Times New Roman" w:hAnsi="Times New Roman" w:cs="Times New Roman"/>
                <w:kern w:val="0"/>
                <w:lang w:val="fr-FR" w:eastAsia="fr-FR"/>
                <w14:ligatures w14:val="none"/>
              </w:rPr>
              <w:t>Level</w:t>
            </w:r>
            <w:proofErr w:type="spellEnd"/>
          </w:p>
        </w:tc>
      </w:tr>
      <w:tr w:rsidR="0041372F" w:rsidRPr="008E2042" w14:paraId="319C2EED" w14:textId="77777777" w:rsidTr="008E2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4FC6A" w14:textId="3A865B2C" w:rsidR="0041372F" w:rsidRPr="008E2042" w:rsidRDefault="0041372F" w:rsidP="0041372F">
            <w:pPr>
              <w:rPr>
                <w:rFonts w:ascii="Times New Roman" w:eastAsia="Times New Roman" w:hAnsi="Times New Roman" w:cs="Times New Roman"/>
                <w:kern w:val="0"/>
                <w:lang w:val="fr-FR" w:eastAsia="fr-FR"/>
                <w14:ligatures w14:val="none"/>
              </w:rPr>
            </w:pPr>
            <w:ins w:id="193" w:author="Javier R Rigueiro" w:date="2026-02-26T17:49:00Z">
              <w:r w:rsidRPr="0001439F">
                <w:t>María Rosa Mosquera Losada</w:t>
              </w:r>
            </w:ins>
            <w:del w:id="194" w:author="Javier R Rigueiro" w:date="2026-02-26T17:49:00Z">
              <w:r w:rsidRPr="008E2042" w:rsidDel="003422FE">
                <w:rPr>
                  <w:rFonts w:ascii="Times New Roman" w:eastAsia="Times New Roman" w:hAnsi="Times New Roman" w:cs="Times New Roman"/>
                  <w:kern w:val="0"/>
                  <w:lang w:val="fr-FR" w:eastAsia="fr-FR"/>
                  <w14:ligatures w14:val="none"/>
                </w:rPr>
                <w:delText>CRDA Mannouba</w:delText>
              </w:r>
            </w:del>
          </w:p>
        </w:tc>
        <w:tc>
          <w:tcPr>
            <w:tcW w:w="0" w:type="auto"/>
            <w:hideMark/>
          </w:tcPr>
          <w:p w14:paraId="3A743D1C" w14:textId="5CE5B960" w:rsidR="0041372F" w:rsidRPr="008E2042" w:rsidRDefault="0041372F" w:rsidP="004137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ins w:id="195" w:author="Javier R Rigueiro" w:date="2026-02-26T17:49:00Z">
              <w:r w:rsidRPr="0001439F">
                <w:t>USC Leader</w:t>
              </w:r>
            </w:ins>
            <w:del w:id="196" w:author="Javier R Rigueiro" w:date="2026-02-26T17:49:00Z">
              <w:r w:rsidRPr="008E2042" w:rsidDel="003422FE">
                <w:rPr>
                  <w:rFonts w:ascii="Times New Roman" w:eastAsia="Times New Roman" w:hAnsi="Times New Roman" w:cs="Times New Roman"/>
                  <w:kern w:val="0"/>
                  <w:lang w:val="fr-FR" w:eastAsia="fr-FR"/>
                  <w14:ligatures w14:val="none"/>
                </w:rPr>
                <w:delText>Government</w:delText>
              </w:r>
            </w:del>
          </w:p>
        </w:tc>
        <w:tc>
          <w:tcPr>
            <w:tcW w:w="0" w:type="auto"/>
            <w:hideMark/>
          </w:tcPr>
          <w:p w14:paraId="18592368" w14:textId="5D1B7C47" w:rsidR="0041372F" w:rsidRPr="008E2042" w:rsidRDefault="0041372F" w:rsidP="004137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ins w:id="197" w:author="Javier R Rigueiro" w:date="2026-02-26T17:49:00Z">
              <w:r w:rsidRPr="0041372F">
                <w:rPr>
                  <w:lang w:val="fr-FR"/>
                  <w:rPrChange w:id="198" w:author="Javier R Rigueiro" w:date="2026-02-26T17:49:00Z">
                    <w:rPr/>
                  </w:rPrChange>
                </w:rPr>
                <w:t>mrosa.mosquera.losada@usc.es</w:t>
              </w:r>
            </w:ins>
            <w:del w:id="199" w:author="Javier R Rigueiro" w:date="2026-02-26T17:49:00Z">
              <w:r w:rsidRPr="008E2042" w:rsidDel="003422FE">
                <w:rPr>
                  <w:rFonts w:ascii="Times New Roman" w:eastAsia="Times New Roman" w:hAnsi="Times New Roman" w:cs="Times New Roman"/>
                  <w:kern w:val="0"/>
                  <w:lang w:val="fr-FR" w:eastAsia="fr-FR"/>
                  <w14:ligatures w14:val="none"/>
                </w:rPr>
                <w:delText xml:space="preserve">Connect with farmers, </w:delText>
              </w:r>
              <w:r w:rsidDel="003422FE">
                <w:rPr>
                  <w:rFonts w:ascii="Times New Roman" w:eastAsia="Times New Roman" w:hAnsi="Times New Roman" w:cs="Times New Roman"/>
                  <w:kern w:val="0"/>
                  <w:lang w:val="fr-FR" w:eastAsia="fr-FR"/>
                  <w14:ligatures w14:val="none"/>
                </w:rPr>
                <w:delText>in sensor implementation</w:delText>
              </w:r>
            </w:del>
          </w:p>
        </w:tc>
        <w:tc>
          <w:tcPr>
            <w:tcW w:w="0" w:type="auto"/>
            <w:hideMark/>
          </w:tcPr>
          <w:p w14:paraId="2EB00428" w14:textId="2917AB51" w:rsidR="0041372F" w:rsidRPr="008E2042" w:rsidRDefault="0041372F" w:rsidP="004137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ins w:id="200" w:author="Javier R Rigueiro" w:date="2026-02-26T17:49:00Z">
              <w:r w:rsidRPr="0001439F">
                <w:t>María Rosa Mosquera Losada</w:t>
              </w:r>
            </w:ins>
            <w:del w:id="201" w:author="Javier R Rigueiro" w:date="2026-02-26T17:49:00Z">
              <w:r w:rsidRPr="008E2042" w:rsidDel="003422FE">
                <w:rPr>
                  <w:rFonts w:ascii="Times New Roman" w:eastAsia="Times New Roman" w:hAnsi="Times New Roman" w:cs="Times New Roman"/>
                  <w:kern w:val="0"/>
                  <w:lang w:val="fr-FR" w:eastAsia="fr-FR"/>
                  <w14:ligatures w14:val="none"/>
                </w:rPr>
                <w:delText>Local</w:delText>
              </w:r>
            </w:del>
          </w:p>
        </w:tc>
      </w:tr>
      <w:tr w:rsidR="0041372F" w:rsidRPr="008E2042" w14:paraId="75B9B6B8" w14:textId="77777777" w:rsidTr="008E2042">
        <w:tc>
          <w:tcPr>
            <w:cnfStyle w:val="001000000000" w:firstRow="0" w:lastRow="0" w:firstColumn="1" w:lastColumn="0" w:oddVBand="0" w:evenVBand="0" w:oddHBand="0" w:evenHBand="0" w:firstRowFirstColumn="0" w:firstRowLastColumn="0" w:lastRowFirstColumn="0" w:lastRowLastColumn="0"/>
            <w:tcW w:w="0" w:type="auto"/>
            <w:hideMark/>
          </w:tcPr>
          <w:p w14:paraId="4FC0FD02" w14:textId="5BCE55D2" w:rsidR="0041372F" w:rsidRPr="008E2042" w:rsidRDefault="0041372F" w:rsidP="0041372F">
            <w:pPr>
              <w:rPr>
                <w:rFonts w:ascii="Times New Roman" w:eastAsia="Times New Roman" w:hAnsi="Times New Roman" w:cs="Times New Roman"/>
                <w:kern w:val="0"/>
                <w:lang w:val="fr-FR" w:eastAsia="fr-FR"/>
                <w14:ligatures w14:val="none"/>
              </w:rPr>
            </w:pPr>
            <w:ins w:id="202" w:author="Javier R Rigueiro" w:date="2026-02-26T17:49:00Z">
              <w:r w:rsidRPr="0001439F">
                <w:t xml:space="preserve">Nuria </w:t>
              </w:r>
              <w:proofErr w:type="spellStart"/>
              <w:r w:rsidRPr="0001439F">
                <w:t>Ferreiro</w:t>
              </w:r>
              <w:proofErr w:type="spellEnd"/>
              <w:r w:rsidRPr="0001439F">
                <w:t xml:space="preserve"> Domínguez</w:t>
              </w:r>
            </w:ins>
            <w:del w:id="203" w:author="Javier R Rigueiro" w:date="2026-02-26T17:49:00Z">
              <w:r w:rsidRPr="008E2042" w:rsidDel="003422FE">
                <w:rPr>
                  <w:rFonts w:ascii="Times New Roman" w:eastAsia="Times New Roman" w:hAnsi="Times New Roman" w:cs="Times New Roman"/>
                  <w:kern w:val="0"/>
                  <w:lang w:val="fr-FR" w:eastAsia="fr-FR"/>
                  <w14:ligatures w14:val="none"/>
                </w:rPr>
                <w:delText>CRDA Gabes</w:delText>
              </w:r>
            </w:del>
          </w:p>
        </w:tc>
        <w:tc>
          <w:tcPr>
            <w:tcW w:w="0" w:type="auto"/>
            <w:hideMark/>
          </w:tcPr>
          <w:p w14:paraId="39B7176F" w14:textId="6327C104" w:rsidR="0041372F" w:rsidRPr="008E2042" w:rsidRDefault="0041372F" w:rsidP="004137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FR" w:eastAsia="fr-FR"/>
                <w14:ligatures w14:val="none"/>
              </w:rPr>
            </w:pPr>
            <w:ins w:id="204" w:author="Javier R Rigueiro" w:date="2026-02-26T17:49:00Z">
              <w:r w:rsidRPr="0001439F">
                <w:t>USC contact</w:t>
              </w:r>
            </w:ins>
            <w:del w:id="205" w:author="Javier R Rigueiro" w:date="2026-02-26T17:49:00Z">
              <w:r w:rsidRPr="008E2042" w:rsidDel="003422FE">
                <w:rPr>
                  <w:rFonts w:ascii="Times New Roman" w:eastAsia="Times New Roman" w:hAnsi="Times New Roman" w:cs="Times New Roman"/>
                  <w:kern w:val="0"/>
                  <w:lang w:val="fr-FR" w:eastAsia="fr-FR"/>
                  <w14:ligatures w14:val="none"/>
                </w:rPr>
                <w:delText>Government</w:delText>
              </w:r>
            </w:del>
          </w:p>
        </w:tc>
        <w:tc>
          <w:tcPr>
            <w:tcW w:w="0" w:type="auto"/>
            <w:hideMark/>
          </w:tcPr>
          <w:p w14:paraId="400AD1C5" w14:textId="7147B6BB" w:rsidR="0041372F" w:rsidRPr="008E2042" w:rsidRDefault="0041372F" w:rsidP="004137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FR" w:eastAsia="fr-FR"/>
                <w14:ligatures w14:val="none"/>
              </w:rPr>
            </w:pPr>
            <w:ins w:id="206" w:author="Javier R Rigueiro" w:date="2026-02-26T17:49:00Z">
              <w:r w:rsidRPr="0001439F">
                <w:t>nuria.ferreiro@usc.es</w:t>
              </w:r>
            </w:ins>
            <w:del w:id="207" w:author="Javier R Rigueiro" w:date="2026-02-26T17:49:00Z">
              <w:r w:rsidRPr="008E2042" w:rsidDel="003422FE">
                <w:rPr>
                  <w:rFonts w:ascii="Times New Roman" w:eastAsia="Times New Roman" w:hAnsi="Times New Roman" w:cs="Times New Roman"/>
                  <w:kern w:val="0"/>
                  <w:lang w:val="fr-FR" w:eastAsia="fr-FR"/>
                  <w14:ligatures w14:val="none"/>
                </w:rPr>
                <w:delText xml:space="preserve">Connect with farmers, </w:delText>
              </w:r>
              <w:r w:rsidDel="003422FE">
                <w:rPr>
                  <w:rFonts w:ascii="Times New Roman" w:eastAsia="Times New Roman" w:hAnsi="Times New Roman" w:cs="Times New Roman"/>
                  <w:kern w:val="0"/>
                  <w:lang w:val="fr-FR" w:eastAsia="fr-FR"/>
                  <w14:ligatures w14:val="none"/>
                </w:rPr>
                <w:delText>in sensor implementation</w:delText>
              </w:r>
            </w:del>
          </w:p>
        </w:tc>
        <w:tc>
          <w:tcPr>
            <w:tcW w:w="0" w:type="auto"/>
            <w:hideMark/>
          </w:tcPr>
          <w:p w14:paraId="7A1E413D" w14:textId="7856E7D9" w:rsidR="0041372F" w:rsidRPr="008E2042" w:rsidRDefault="0041372F" w:rsidP="004137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FR" w:eastAsia="fr-FR"/>
                <w14:ligatures w14:val="none"/>
              </w:rPr>
            </w:pPr>
            <w:ins w:id="208" w:author="Javier R Rigueiro" w:date="2026-02-26T17:49:00Z">
              <w:r w:rsidRPr="0001439F">
                <w:t xml:space="preserve">Nuria </w:t>
              </w:r>
              <w:proofErr w:type="spellStart"/>
              <w:r w:rsidRPr="0001439F">
                <w:t>Ferreiro</w:t>
              </w:r>
              <w:proofErr w:type="spellEnd"/>
              <w:r w:rsidRPr="0001439F">
                <w:t xml:space="preserve"> Domínguez</w:t>
              </w:r>
            </w:ins>
            <w:del w:id="209" w:author="Javier R Rigueiro" w:date="2026-02-26T17:49:00Z">
              <w:r w:rsidRPr="008E2042" w:rsidDel="003422FE">
                <w:rPr>
                  <w:rFonts w:ascii="Times New Roman" w:eastAsia="Times New Roman" w:hAnsi="Times New Roman" w:cs="Times New Roman"/>
                  <w:kern w:val="0"/>
                  <w:lang w:val="fr-FR" w:eastAsia="fr-FR"/>
                  <w14:ligatures w14:val="none"/>
                </w:rPr>
                <w:delText>Local</w:delText>
              </w:r>
            </w:del>
          </w:p>
        </w:tc>
      </w:tr>
      <w:tr w:rsidR="0041372F" w:rsidRPr="008E2042" w14:paraId="1E04B8DA" w14:textId="77777777" w:rsidTr="008E2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3B0E5" w14:textId="0E1D1DE4" w:rsidR="0041372F" w:rsidRPr="008E2042" w:rsidRDefault="0041372F" w:rsidP="0041372F">
            <w:pPr>
              <w:rPr>
                <w:rFonts w:ascii="Times New Roman" w:eastAsia="Times New Roman" w:hAnsi="Times New Roman" w:cs="Times New Roman"/>
                <w:kern w:val="0"/>
                <w:lang w:val="fr-FR" w:eastAsia="fr-FR"/>
                <w14:ligatures w14:val="none"/>
              </w:rPr>
            </w:pPr>
            <w:ins w:id="210" w:author="Javier R Rigueiro" w:date="2026-02-26T17:49:00Z">
              <w:r w:rsidRPr="0001439F">
                <w:t>F. Javier Rodríguez Rigueiro</w:t>
              </w:r>
            </w:ins>
            <w:del w:id="211" w:author="Javier R Rigueiro" w:date="2026-02-26T17:49:00Z">
              <w:r w:rsidRPr="008E2042" w:rsidDel="003422FE">
                <w:rPr>
                  <w:rFonts w:ascii="Times New Roman" w:eastAsia="Times New Roman" w:hAnsi="Times New Roman" w:cs="Times New Roman"/>
                  <w:kern w:val="0"/>
                  <w:lang w:val="fr-FR" w:eastAsia="fr-FR"/>
                  <w14:ligatures w14:val="none"/>
                </w:rPr>
                <w:delText>Direction Générale des Ressources en Eau (DGRE)</w:delText>
              </w:r>
            </w:del>
          </w:p>
        </w:tc>
        <w:tc>
          <w:tcPr>
            <w:tcW w:w="0" w:type="auto"/>
            <w:hideMark/>
          </w:tcPr>
          <w:p w14:paraId="52C62B5D" w14:textId="284C1682" w:rsidR="0041372F" w:rsidRPr="008E2042" w:rsidRDefault="0041372F" w:rsidP="004137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ins w:id="212" w:author="Javier R Rigueiro" w:date="2026-02-26T17:49:00Z">
              <w:r w:rsidRPr="0001439F">
                <w:t>USC Contact</w:t>
              </w:r>
            </w:ins>
            <w:del w:id="213" w:author="Javier R Rigueiro" w:date="2026-02-26T17:49:00Z">
              <w:r w:rsidRPr="008E2042" w:rsidDel="003422FE">
                <w:rPr>
                  <w:rFonts w:ascii="Times New Roman" w:eastAsia="Times New Roman" w:hAnsi="Times New Roman" w:cs="Times New Roman"/>
                  <w:kern w:val="0"/>
                  <w:lang w:val="fr-FR" w:eastAsia="fr-FR"/>
                  <w14:ligatures w14:val="none"/>
                </w:rPr>
                <w:delText>Government</w:delText>
              </w:r>
            </w:del>
          </w:p>
        </w:tc>
        <w:tc>
          <w:tcPr>
            <w:tcW w:w="0" w:type="auto"/>
            <w:hideMark/>
          </w:tcPr>
          <w:p w14:paraId="177A7776" w14:textId="28EE5A03" w:rsidR="0041372F" w:rsidRPr="008E2042" w:rsidRDefault="0041372F" w:rsidP="004137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ins w:id="214" w:author="Javier R Rigueiro" w:date="2026-02-26T17:49:00Z">
              <w:r w:rsidRPr="0041372F">
                <w:rPr>
                  <w:lang w:val="fr-FR"/>
                  <w:rPrChange w:id="215" w:author="Javier R Rigueiro" w:date="2026-02-26T17:49:00Z">
                    <w:rPr/>
                  </w:rPrChange>
                </w:rPr>
                <w:t>fj.rodriguez.rigueiro@usc.es</w:t>
              </w:r>
            </w:ins>
            <w:del w:id="216" w:author="Javier R Rigueiro" w:date="2026-02-26T17:49:00Z">
              <w:r w:rsidRPr="008E2042" w:rsidDel="003422FE">
                <w:rPr>
                  <w:rFonts w:ascii="Times New Roman" w:eastAsia="Times New Roman" w:hAnsi="Times New Roman" w:cs="Times New Roman"/>
                  <w:kern w:val="0"/>
                  <w:lang w:val="fr-FR" w:eastAsia="fr-FR"/>
                  <w14:ligatures w14:val="none"/>
                </w:rPr>
                <w:delText>Main partner, water allocation, policy coordination</w:delText>
              </w:r>
              <w:r w:rsidDel="003422FE">
                <w:rPr>
                  <w:rFonts w:ascii="Times New Roman" w:eastAsia="Times New Roman" w:hAnsi="Times New Roman" w:cs="Times New Roman"/>
                  <w:kern w:val="0"/>
                  <w:lang w:val="fr-FR" w:eastAsia="fr-FR"/>
                  <w14:ligatures w14:val="none"/>
                </w:rPr>
                <w:delText xml:space="preserve">, </w:delText>
              </w:r>
              <w:r w:rsidRPr="00A81EFA" w:rsidDel="003422FE">
                <w:rPr>
                  <w:rFonts w:ascii="Times New Roman" w:eastAsia="Times New Roman" w:hAnsi="Times New Roman" w:cs="Times New Roman"/>
                  <w:kern w:val="0"/>
                  <w:lang w:val="fr-FR" w:eastAsia="fr-FR"/>
                  <w14:ligatures w14:val="none"/>
                </w:rPr>
                <w:delText>Sensor Installation Authorization</w:delText>
              </w:r>
            </w:del>
          </w:p>
        </w:tc>
        <w:tc>
          <w:tcPr>
            <w:tcW w:w="0" w:type="auto"/>
            <w:hideMark/>
          </w:tcPr>
          <w:p w14:paraId="5045BA31" w14:textId="3AF930FC" w:rsidR="0041372F" w:rsidRPr="008E2042" w:rsidRDefault="0041372F" w:rsidP="004137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ins w:id="217" w:author="Javier R Rigueiro" w:date="2026-02-26T17:49:00Z">
              <w:r w:rsidRPr="0001439F">
                <w:t>F. Javier Rodríguez Rigueiro</w:t>
              </w:r>
            </w:ins>
            <w:del w:id="218" w:author="Javier R Rigueiro" w:date="2026-02-26T17:49:00Z">
              <w:r w:rsidRPr="008E2042" w:rsidDel="003422FE">
                <w:rPr>
                  <w:rFonts w:ascii="Times New Roman" w:eastAsia="Times New Roman" w:hAnsi="Times New Roman" w:cs="Times New Roman"/>
                  <w:kern w:val="0"/>
                  <w:lang w:val="fr-FR" w:eastAsia="fr-FR"/>
                  <w14:ligatures w14:val="none"/>
                </w:rPr>
                <w:delText>National</w:delText>
              </w:r>
            </w:del>
          </w:p>
        </w:tc>
      </w:tr>
    </w:tbl>
    <w:p w14:paraId="02588008" w14:textId="42A22390" w:rsidR="00EB3D35" w:rsidRPr="00EB3D35" w:rsidRDefault="00EB3D35" w:rsidP="00EB3D35">
      <w:pPr>
        <w:rPr>
          <w:rFonts w:asciiTheme="minorBidi" w:hAnsiTheme="minorBidi"/>
        </w:rPr>
      </w:pPr>
    </w:p>
    <w:p w14:paraId="18346290" w14:textId="487C04B0" w:rsidR="00EB3D35" w:rsidRDefault="00EB3D35" w:rsidP="00EB3D35">
      <w:pPr>
        <w:rPr>
          <w:rFonts w:asciiTheme="minorBidi" w:hAnsiTheme="minorBidi"/>
          <w:b/>
          <w:bCs/>
        </w:rPr>
      </w:pPr>
      <w:r w:rsidRPr="00EB3D35">
        <w:rPr>
          <w:rFonts w:asciiTheme="minorBidi" w:hAnsiTheme="minorBidi"/>
          <w:b/>
          <w:bCs/>
        </w:rPr>
        <w:t>3. Governance Framework</w:t>
      </w:r>
    </w:p>
    <w:p w14:paraId="7431EAC1" w14:textId="10BDE692" w:rsidR="00ED2FDA" w:rsidRPr="00ED2FDA" w:rsidRDefault="00ED2FDA" w:rsidP="00ED2FDA">
      <w:pPr>
        <w:jc w:val="both"/>
        <w:rPr>
          <w:ins w:id="219" w:author="Javier R Rigueiro" w:date="2026-02-26T18:06:00Z"/>
          <w:rFonts w:ascii="Times New Roman" w:eastAsia="Times New Roman" w:hAnsi="Times New Roman" w:cs="Times New Roman"/>
          <w:kern w:val="0"/>
          <w:lang w:val="fr-FR" w:eastAsia="fr-FR"/>
          <w14:ligatures w14:val="none"/>
        </w:rPr>
        <w:pPrChange w:id="220" w:author="Javier R Rigueiro" w:date="2026-02-26T18:10:00Z">
          <w:pPr/>
        </w:pPrChange>
      </w:pPr>
      <w:ins w:id="221" w:author="Javier R Rigueiro" w:date="2026-02-26T18:06:00Z">
        <w:r w:rsidRPr="00ED2FDA">
          <w:rPr>
            <w:rFonts w:ascii="Times New Roman" w:eastAsia="Times New Roman" w:hAnsi="Times New Roman" w:cs="Times New Roman"/>
            <w:kern w:val="0"/>
            <w:lang w:val="fr-FR" w:eastAsia="fr-FR"/>
            <w14:ligatures w14:val="none"/>
          </w:rPr>
          <w:t xml:space="preserve">Water </w:t>
        </w:r>
        <w:proofErr w:type="spellStart"/>
        <w:r w:rsidRPr="00ED2FDA">
          <w:rPr>
            <w:rFonts w:ascii="Times New Roman" w:eastAsia="Times New Roman" w:hAnsi="Times New Roman" w:cs="Times New Roman"/>
            <w:kern w:val="0"/>
            <w:lang w:val="fr-FR" w:eastAsia="fr-FR"/>
            <w14:ligatures w14:val="none"/>
          </w:rPr>
          <w:t>governance</w:t>
        </w:r>
        <w:proofErr w:type="spellEnd"/>
        <w:r w:rsidRPr="00ED2FDA">
          <w:rPr>
            <w:rFonts w:ascii="Times New Roman" w:eastAsia="Times New Roman" w:hAnsi="Times New Roman" w:cs="Times New Roman"/>
            <w:kern w:val="0"/>
            <w:lang w:val="fr-FR" w:eastAsia="fr-FR"/>
            <w14:ligatures w14:val="none"/>
          </w:rPr>
          <w:t xml:space="preserve"> in Spain </w:t>
        </w:r>
        <w:proofErr w:type="spellStart"/>
        <w:r w:rsidRPr="00ED2FDA">
          <w:rPr>
            <w:rFonts w:ascii="Times New Roman" w:eastAsia="Times New Roman" w:hAnsi="Times New Roman" w:cs="Times New Roman"/>
            <w:kern w:val="0"/>
            <w:lang w:val="fr-FR" w:eastAsia="fr-FR"/>
            <w14:ligatures w14:val="none"/>
          </w:rPr>
          <w:t>is</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framed</w:t>
        </w:r>
        <w:proofErr w:type="spellEnd"/>
        <w:r w:rsidRPr="00ED2FDA">
          <w:rPr>
            <w:rFonts w:ascii="Times New Roman" w:eastAsia="Times New Roman" w:hAnsi="Times New Roman" w:cs="Times New Roman"/>
            <w:kern w:val="0"/>
            <w:lang w:val="fr-FR" w:eastAsia="fr-FR"/>
            <w14:ligatures w14:val="none"/>
          </w:rPr>
          <w:t xml:space="preserve"> by the EU Water Framework Directive (WFD) and </w:t>
        </w:r>
        <w:proofErr w:type="spellStart"/>
        <w:r w:rsidRPr="00ED2FDA">
          <w:rPr>
            <w:rFonts w:ascii="Times New Roman" w:eastAsia="Times New Roman" w:hAnsi="Times New Roman" w:cs="Times New Roman"/>
            <w:kern w:val="0"/>
            <w:lang w:val="fr-FR" w:eastAsia="fr-FR"/>
            <w14:ligatures w14:val="none"/>
          </w:rPr>
          <w:t>its</w:t>
        </w:r>
        <w:proofErr w:type="spellEnd"/>
        <w:r w:rsidRPr="00ED2FDA">
          <w:rPr>
            <w:rFonts w:ascii="Times New Roman" w:eastAsia="Times New Roman" w:hAnsi="Times New Roman" w:cs="Times New Roman"/>
            <w:kern w:val="0"/>
            <w:lang w:val="fr-FR" w:eastAsia="fr-FR"/>
            <w14:ligatures w14:val="none"/>
          </w:rPr>
          <w:t xml:space="preserve"> national transposition </w:t>
        </w:r>
        <w:proofErr w:type="spellStart"/>
        <w:r w:rsidRPr="00ED2FDA">
          <w:rPr>
            <w:rFonts w:ascii="Times New Roman" w:eastAsia="Times New Roman" w:hAnsi="Times New Roman" w:cs="Times New Roman"/>
            <w:kern w:val="0"/>
            <w:lang w:val="fr-FR" w:eastAsia="fr-FR"/>
            <w14:ligatures w14:val="none"/>
          </w:rPr>
          <w:t>through</w:t>
        </w:r>
        <w:proofErr w:type="spellEnd"/>
        <w:r w:rsidRPr="00ED2FDA">
          <w:rPr>
            <w:rFonts w:ascii="Times New Roman" w:eastAsia="Times New Roman" w:hAnsi="Times New Roman" w:cs="Times New Roman"/>
            <w:kern w:val="0"/>
            <w:lang w:val="fr-FR" w:eastAsia="fr-FR"/>
            <w14:ligatures w14:val="none"/>
          </w:rPr>
          <w:t xml:space="preserve"> the </w:t>
        </w:r>
        <w:proofErr w:type="spellStart"/>
        <w:r w:rsidRPr="00ED2FDA">
          <w:rPr>
            <w:rFonts w:ascii="Times New Roman" w:eastAsia="Times New Roman" w:hAnsi="Times New Roman" w:cs="Times New Roman"/>
            <w:kern w:val="0"/>
            <w:lang w:val="fr-FR" w:eastAsia="fr-FR"/>
            <w14:ligatures w14:val="none"/>
          </w:rPr>
          <w:t>Spanish</w:t>
        </w:r>
        <w:proofErr w:type="spellEnd"/>
        <w:r w:rsidRPr="00ED2FDA">
          <w:rPr>
            <w:rFonts w:ascii="Times New Roman" w:eastAsia="Times New Roman" w:hAnsi="Times New Roman" w:cs="Times New Roman"/>
            <w:kern w:val="0"/>
            <w:lang w:val="fr-FR" w:eastAsia="fr-FR"/>
            <w14:ligatures w14:val="none"/>
          </w:rPr>
          <w:t xml:space="preserve"> Water Law (Texto </w:t>
        </w:r>
        <w:proofErr w:type="spellStart"/>
        <w:r w:rsidRPr="00ED2FDA">
          <w:rPr>
            <w:rFonts w:ascii="Times New Roman" w:eastAsia="Times New Roman" w:hAnsi="Times New Roman" w:cs="Times New Roman"/>
            <w:kern w:val="0"/>
            <w:lang w:val="fr-FR" w:eastAsia="fr-FR"/>
            <w14:ligatures w14:val="none"/>
          </w:rPr>
          <w:t>Refundido</w:t>
        </w:r>
        <w:proofErr w:type="spellEnd"/>
        <w:r w:rsidRPr="00ED2FDA">
          <w:rPr>
            <w:rFonts w:ascii="Times New Roman" w:eastAsia="Times New Roman" w:hAnsi="Times New Roman" w:cs="Times New Roman"/>
            <w:kern w:val="0"/>
            <w:lang w:val="fr-FR" w:eastAsia="fr-FR"/>
            <w14:ligatures w14:val="none"/>
          </w:rPr>
          <w:t xml:space="preserve"> de la Ley de </w:t>
        </w:r>
        <w:proofErr w:type="spellStart"/>
        <w:proofErr w:type="gramStart"/>
        <w:r w:rsidRPr="00ED2FDA">
          <w:rPr>
            <w:rFonts w:ascii="Times New Roman" w:eastAsia="Times New Roman" w:hAnsi="Times New Roman" w:cs="Times New Roman"/>
            <w:kern w:val="0"/>
            <w:lang w:val="fr-FR" w:eastAsia="fr-FR"/>
            <w14:ligatures w14:val="none"/>
          </w:rPr>
          <w:t>Aguas</w:t>
        </w:r>
        <w:proofErr w:type="spellEnd"/>
        <w:r w:rsidRPr="00ED2FDA">
          <w:rPr>
            <w:rFonts w:ascii="Times New Roman" w:eastAsia="Times New Roman" w:hAnsi="Times New Roman" w:cs="Times New Roman"/>
            <w:kern w:val="0"/>
            <w:lang w:val="fr-FR" w:eastAsia="fr-FR"/>
            <w14:ligatures w14:val="none"/>
          </w:rPr>
          <w:t>;</w:t>
        </w:r>
        <w:proofErr w:type="gramEnd"/>
        <w:r w:rsidRPr="00ED2FDA">
          <w:rPr>
            <w:rFonts w:ascii="Times New Roman" w:eastAsia="Times New Roman" w:hAnsi="Times New Roman" w:cs="Times New Roman"/>
            <w:kern w:val="0"/>
            <w:lang w:val="fr-FR" w:eastAsia="fr-FR"/>
            <w14:ligatures w14:val="none"/>
          </w:rPr>
          <w:t xml:space="preserve"> Real </w:t>
        </w:r>
        <w:proofErr w:type="spellStart"/>
        <w:r w:rsidRPr="00ED2FDA">
          <w:rPr>
            <w:rFonts w:ascii="Times New Roman" w:eastAsia="Times New Roman" w:hAnsi="Times New Roman" w:cs="Times New Roman"/>
            <w:kern w:val="0"/>
            <w:lang w:val="fr-FR" w:eastAsia="fr-FR"/>
            <w14:ligatures w14:val="none"/>
          </w:rPr>
          <w:t>Decreto</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Legislativo</w:t>
        </w:r>
        <w:proofErr w:type="spellEnd"/>
        <w:r w:rsidRPr="00ED2FDA">
          <w:rPr>
            <w:rFonts w:ascii="Times New Roman" w:eastAsia="Times New Roman" w:hAnsi="Times New Roman" w:cs="Times New Roman"/>
            <w:kern w:val="0"/>
            <w:lang w:val="fr-FR" w:eastAsia="fr-FR"/>
            <w14:ligatures w14:val="none"/>
          </w:rPr>
          <w:t xml:space="preserve"> 1/2001), </w:t>
        </w:r>
        <w:proofErr w:type="spellStart"/>
        <w:r w:rsidRPr="00ED2FDA">
          <w:rPr>
            <w:rFonts w:ascii="Times New Roman" w:eastAsia="Times New Roman" w:hAnsi="Times New Roman" w:cs="Times New Roman"/>
            <w:kern w:val="0"/>
            <w:lang w:val="fr-FR" w:eastAsia="fr-FR"/>
            <w14:ligatures w14:val="none"/>
          </w:rPr>
          <w:t>which</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provides</w:t>
        </w:r>
        <w:proofErr w:type="spellEnd"/>
        <w:r w:rsidRPr="00ED2FDA">
          <w:rPr>
            <w:rFonts w:ascii="Times New Roman" w:eastAsia="Times New Roman" w:hAnsi="Times New Roman" w:cs="Times New Roman"/>
            <w:kern w:val="0"/>
            <w:lang w:val="fr-FR" w:eastAsia="fr-FR"/>
            <w14:ligatures w14:val="none"/>
          </w:rPr>
          <w:t xml:space="preserve"> the </w:t>
        </w:r>
        <w:proofErr w:type="spellStart"/>
        <w:r w:rsidRPr="00ED2FDA">
          <w:rPr>
            <w:rFonts w:ascii="Times New Roman" w:eastAsia="Times New Roman" w:hAnsi="Times New Roman" w:cs="Times New Roman"/>
            <w:kern w:val="0"/>
            <w:lang w:val="fr-FR" w:eastAsia="fr-FR"/>
            <w14:ligatures w14:val="none"/>
          </w:rPr>
          <w:t>overarching</w:t>
        </w:r>
        <w:proofErr w:type="spellEnd"/>
        <w:r w:rsidRPr="00ED2FDA">
          <w:rPr>
            <w:rFonts w:ascii="Times New Roman" w:eastAsia="Times New Roman" w:hAnsi="Times New Roman" w:cs="Times New Roman"/>
            <w:kern w:val="0"/>
            <w:lang w:val="fr-FR" w:eastAsia="fr-FR"/>
            <w14:ligatures w14:val="none"/>
          </w:rPr>
          <w:t xml:space="preserve"> basis for water planning and management.</w:t>
        </w:r>
      </w:ins>
    </w:p>
    <w:p w14:paraId="5D0C4E12" w14:textId="72E4B3D0" w:rsidR="00ED2FDA" w:rsidRPr="00ED2FDA" w:rsidRDefault="00ED2FDA" w:rsidP="00ED2FDA">
      <w:pPr>
        <w:jc w:val="both"/>
        <w:rPr>
          <w:ins w:id="222" w:author="Javier R Rigueiro" w:date="2026-02-26T18:06:00Z"/>
          <w:rFonts w:ascii="Times New Roman" w:eastAsia="Times New Roman" w:hAnsi="Times New Roman" w:cs="Times New Roman"/>
          <w:kern w:val="0"/>
          <w:lang w:val="fr-FR" w:eastAsia="fr-FR"/>
          <w14:ligatures w14:val="none"/>
        </w:rPr>
        <w:pPrChange w:id="223" w:author="Javier R Rigueiro" w:date="2026-02-26T18:10:00Z">
          <w:pPr/>
        </w:pPrChange>
      </w:pPr>
      <w:ins w:id="224" w:author="Javier R Rigueiro" w:date="2026-02-26T18:06:00Z">
        <w:r w:rsidRPr="00ED2FDA">
          <w:rPr>
            <w:rFonts w:ascii="Times New Roman" w:eastAsia="Times New Roman" w:hAnsi="Times New Roman" w:cs="Times New Roman"/>
            <w:kern w:val="0"/>
            <w:lang w:val="fr-FR" w:eastAsia="fr-FR"/>
            <w14:ligatures w14:val="none"/>
          </w:rPr>
          <w:t xml:space="preserve">In Galicia, water management </w:t>
        </w:r>
        <w:proofErr w:type="spellStart"/>
        <w:r w:rsidRPr="00ED2FDA">
          <w:rPr>
            <w:rFonts w:ascii="Times New Roman" w:eastAsia="Times New Roman" w:hAnsi="Times New Roman" w:cs="Times New Roman"/>
            <w:kern w:val="0"/>
            <w:lang w:val="fr-FR" w:eastAsia="fr-FR"/>
            <w14:ligatures w14:val="none"/>
          </w:rPr>
          <w:t>is</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articulated</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through</w:t>
        </w:r>
        <w:proofErr w:type="spellEnd"/>
        <w:r w:rsidRPr="00ED2FDA">
          <w:rPr>
            <w:rFonts w:ascii="Times New Roman" w:eastAsia="Times New Roman" w:hAnsi="Times New Roman" w:cs="Times New Roman"/>
            <w:kern w:val="0"/>
            <w:lang w:val="fr-FR" w:eastAsia="fr-FR"/>
            <w14:ligatures w14:val="none"/>
          </w:rPr>
          <w:t xml:space="preserve"> a dual </w:t>
        </w:r>
        <w:proofErr w:type="spellStart"/>
        <w:r w:rsidRPr="00ED2FDA">
          <w:rPr>
            <w:rFonts w:ascii="Times New Roman" w:eastAsia="Times New Roman" w:hAnsi="Times New Roman" w:cs="Times New Roman"/>
            <w:kern w:val="0"/>
            <w:lang w:val="fr-FR" w:eastAsia="fr-FR"/>
            <w14:ligatures w14:val="none"/>
          </w:rPr>
          <w:t>institutional</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set-up</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reflecting</w:t>
        </w:r>
        <w:proofErr w:type="spellEnd"/>
        <w:r w:rsidRPr="00ED2FDA">
          <w:rPr>
            <w:rFonts w:ascii="Times New Roman" w:eastAsia="Times New Roman" w:hAnsi="Times New Roman" w:cs="Times New Roman"/>
            <w:kern w:val="0"/>
            <w:lang w:val="fr-FR" w:eastAsia="fr-FR"/>
            <w14:ligatures w14:val="none"/>
          </w:rPr>
          <w:t xml:space="preserve"> the distribution of </w:t>
        </w:r>
        <w:proofErr w:type="spellStart"/>
        <w:r w:rsidRPr="00ED2FDA">
          <w:rPr>
            <w:rFonts w:ascii="Times New Roman" w:eastAsia="Times New Roman" w:hAnsi="Times New Roman" w:cs="Times New Roman"/>
            <w:kern w:val="0"/>
            <w:lang w:val="fr-FR" w:eastAsia="fr-FR"/>
            <w14:ligatures w14:val="none"/>
          </w:rPr>
          <w:t>competences</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between</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regional</w:t>
        </w:r>
        <w:proofErr w:type="spellEnd"/>
        <w:r w:rsidRPr="00ED2FDA">
          <w:rPr>
            <w:rFonts w:ascii="Times New Roman" w:eastAsia="Times New Roman" w:hAnsi="Times New Roman" w:cs="Times New Roman"/>
            <w:kern w:val="0"/>
            <w:lang w:val="fr-FR" w:eastAsia="fr-FR"/>
            <w14:ligatures w14:val="none"/>
          </w:rPr>
          <w:t xml:space="preserve"> river basin districts and </w:t>
        </w:r>
        <w:proofErr w:type="spellStart"/>
        <w:r w:rsidRPr="00ED2FDA">
          <w:rPr>
            <w:rFonts w:ascii="Times New Roman" w:eastAsia="Times New Roman" w:hAnsi="Times New Roman" w:cs="Times New Roman"/>
            <w:kern w:val="0"/>
            <w:lang w:val="fr-FR" w:eastAsia="fr-FR"/>
            <w14:ligatures w14:val="none"/>
          </w:rPr>
          <w:t>inter-regional</w:t>
        </w:r>
        <w:proofErr w:type="spellEnd"/>
        <w:r w:rsidRPr="00ED2FDA">
          <w:rPr>
            <w:rFonts w:ascii="Times New Roman" w:eastAsia="Times New Roman" w:hAnsi="Times New Roman" w:cs="Times New Roman"/>
            <w:kern w:val="0"/>
            <w:lang w:val="fr-FR" w:eastAsia="fr-FR"/>
            <w14:ligatures w14:val="none"/>
          </w:rPr>
          <w:t xml:space="preserve"> basin </w:t>
        </w:r>
        <w:proofErr w:type="spellStart"/>
        <w:proofErr w:type="gramStart"/>
        <w:r w:rsidRPr="00ED2FDA">
          <w:rPr>
            <w:rFonts w:ascii="Times New Roman" w:eastAsia="Times New Roman" w:hAnsi="Times New Roman" w:cs="Times New Roman"/>
            <w:kern w:val="0"/>
            <w:lang w:val="fr-FR" w:eastAsia="fr-FR"/>
            <w14:ligatures w14:val="none"/>
          </w:rPr>
          <w:t>authorities</w:t>
        </w:r>
        <w:proofErr w:type="spellEnd"/>
        <w:r w:rsidRPr="00ED2FDA">
          <w:rPr>
            <w:rFonts w:ascii="Times New Roman" w:eastAsia="Times New Roman" w:hAnsi="Times New Roman" w:cs="Times New Roman"/>
            <w:kern w:val="0"/>
            <w:lang w:val="fr-FR" w:eastAsia="fr-FR"/>
            <w14:ligatures w14:val="none"/>
          </w:rPr>
          <w:t>:</w:t>
        </w:r>
        <w:proofErr w:type="gramEnd"/>
      </w:ins>
    </w:p>
    <w:p w14:paraId="176BF685" w14:textId="6C865C1B" w:rsidR="00ED2FDA" w:rsidRPr="00ED2FDA" w:rsidRDefault="00ED2FDA" w:rsidP="00ED2FDA">
      <w:pPr>
        <w:pStyle w:val="ListParagraph"/>
        <w:numPr>
          <w:ilvl w:val="0"/>
          <w:numId w:val="23"/>
        </w:numPr>
        <w:jc w:val="both"/>
        <w:rPr>
          <w:ins w:id="225" w:author="Javier R Rigueiro" w:date="2026-02-26T18:06:00Z"/>
          <w:rFonts w:ascii="Times New Roman" w:eastAsia="Times New Roman" w:hAnsi="Times New Roman" w:cs="Times New Roman"/>
          <w:kern w:val="0"/>
          <w:lang w:val="fr-FR" w:eastAsia="fr-FR"/>
          <w14:ligatures w14:val="none"/>
          <w:rPrChange w:id="226" w:author="Javier R Rigueiro" w:date="2026-02-26T18:06:00Z">
            <w:rPr>
              <w:ins w:id="227" w:author="Javier R Rigueiro" w:date="2026-02-26T18:06:00Z"/>
              <w:lang w:val="fr-FR" w:eastAsia="fr-FR"/>
            </w:rPr>
          </w:rPrChange>
        </w:rPr>
        <w:pPrChange w:id="228" w:author="Javier R Rigueiro" w:date="2026-02-26T18:10:00Z">
          <w:pPr/>
        </w:pPrChange>
      </w:pPr>
      <w:ins w:id="229" w:author="Javier R Rigueiro" w:date="2026-02-26T18:06:00Z">
        <w:r w:rsidRPr="00ED2FDA">
          <w:rPr>
            <w:rFonts w:ascii="Times New Roman" w:eastAsia="Times New Roman" w:hAnsi="Times New Roman" w:cs="Times New Roman"/>
            <w:kern w:val="0"/>
            <w:lang w:val="fr-FR" w:eastAsia="fr-FR"/>
            <w14:ligatures w14:val="none"/>
            <w:rPrChange w:id="230" w:author="Javier R Rigueiro" w:date="2026-02-26T18:06:00Z">
              <w:rPr>
                <w:lang w:val="fr-FR" w:eastAsia="fr-FR"/>
              </w:rPr>
            </w:rPrChange>
          </w:rPr>
          <w:t xml:space="preserve">For the Galicia-Costa river basin district, the </w:t>
        </w:r>
        <w:proofErr w:type="spellStart"/>
        <w:r w:rsidRPr="00ED2FDA">
          <w:rPr>
            <w:rFonts w:ascii="Times New Roman" w:eastAsia="Times New Roman" w:hAnsi="Times New Roman" w:cs="Times New Roman"/>
            <w:kern w:val="0"/>
            <w:lang w:val="fr-FR" w:eastAsia="fr-FR"/>
            <w14:ligatures w14:val="none"/>
            <w:rPrChange w:id="231" w:author="Javier R Rigueiro" w:date="2026-02-26T18:06:00Z">
              <w:rPr>
                <w:lang w:val="fr-FR" w:eastAsia="fr-FR"/>
              </w:rPr>
            </w:rPrChange>
          </w:rPr>
          <w:t>competent</w:t>
        </w:r>
        <w:proofErr w:type="spellEnd"/>
        <w:r w:rsidRPr="00ED2FDA">
          <w:rPr>
            <w:rFonts w:ascii="Times New Roman" w:eastAsia="Times New Roman" w:hAnsi="Times New Roman" w:cs="Times New Roman"/>
            <w:kern w:val="0"/>
            <w:lang w:val="fr-FR" w:eastAsia="fr-FR"/>
            <w14:ligatures w14:val="none"/>
            <w:rPrChange w:id="232" w:author="Javier R Rigueiro" w:date="2026-02-26T18:06: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233" w:author="Javier R Rigueiro" w:date="2026-02-26T18:06:00Z">
              <w:rPr>
                <w:lang w:val="fr-FR" w:eastAsia="fr-FR"/>
              </w:rPr>
            </w:rPrChange>
          </w:rPr>
          <w:t>authority</w:t>
        </w:r>
        <w:proofErr w:type="spellEnd"/>
        <w:r w:rsidRPr="00ED2FDA">
          <w:rPr>
            <w:rFonts w:ascii="Times New Roman" w:eastAsia="Times New Roman" w:hAnsi="Times New Roman" w:cs="Times New Roman"/>
            <w:kern w:val="0"/>
            <w:lang w:val="fr-FR" w:eastAsia="fr-FR"/>
            <w14:ligatures w14:val="none"/>
            <w:rPrChange w:id="234" w:author="Javier R Rigueiro" w:date="2026-02-26T18:06: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235" w:author="Javier R Rigueiro" w:date="2026-02-26T18:06:00Z">
              <w:rPr>
                <w:lang w:val="fr-FR" w:eastAsia="fr-FR"/>
              </w:rPr>
            </w:rPrChange>
          </w:rPr>
          <w:t>is</w:t>
        </w:r>
        <w:proofErr w:type="spellEnd"/>
        <w:r w:rsidRPr="00ED2FDA">
          <w:rPr>
            <w:rFonts w:ascii="Times New Roman" w:eastAsia="Times New Roman" w:hAnsi="Times New Roman" w:cs="Times New Roman"/>
            <w:kern w:val="0"/>
            <w:lang w:val="fr-FR" w:eastAsia="fr-FR"/>
            <w14:ligatures w14:val="none"/>
            <w:rPrChange w:id="236" w:author="Javier R Rigueiro" w:date="2026-02-26T18:06: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237" w:author="Javier R Rigueiro" w:date="2026-02-26T18:06:00Z">
              <w:rPr>
                <w:lang w:val="fr-FR" w:eastAsia="fr-FR"/>
              </w:rPr>
            </w:rPrChange>
          </w:rPr>
          <w:t>Augas</w:t>
        </w:r>
        <w:proofErr w:type="spellEnd"/>
        <w:r w:rsidRPr="00ED2FDA">
          <w:rPr>
            <w:rFonts w:ascii="Times New Roman" w:eastAsia="Times New Roman" w:hAnsi="Times New Roman" w:cs="Times New Roman"/>
            <w:kern w:val="0"/>
            <w:lang w:val="fr-FR" w:eastAsia="fr-FR"/>
            <w14:ligatures w14:val="none"/>
            <w:rPrChange w:id="238" w:author="Javier R Rigueiro" w:date="2026-02-26T18:06:00Z">
              <w:rPr>
                <w:lang w:val="fr-FR" w:eastAsia="fr-FR"/>
              </w:rPr>
            </w:rPrChange>
          </w:rPr>
          <w:t xml:space="preserve"> de Galicia (</w:t>
        </w:r>
        <w:proofErr w:type="spellStart"/>
        <w:r w:rsidRPr="00ED2FDA">
          <w:rPr>
            <w:rFonts w:ascii="Times New Roman" w:eastAsia="Times New Roman" w:hAnsi="Times New Roman" w:cs="Times New Roman"/>
            <w:kern w:val="0"/>
            <w:lang w:val="fr-FR" w:eastAsia="fr-FR"/>
            <w14:ligatures w14:val="none"/>
            <w:rPrChange w:id="239" w:author="Javier R Rigueiro" w:date="2026-02-26T18:06:00Z">
              <w:rPr>
                <w:lang w:val="fr-FR" w:eastAsia="fr-FR"/>
              </w:rPr>
            </w:rPrChange>
          </w:rPr>
          <w:t>Xunta</w:t>
        </w:r>
        <w:proofErr w:type="spellEnd"/>
        <w:r w:rsidRPr="00ED2FDA">
          <w:rPr>
            <w:rFonts w:ascii="Times New Roman" w:eastAsia="Times New Roman" w:hAnsi="Times New Roman" w:cs="Times New Roman"/>
            <w:kern w:val="0"/>
            <w:lang w:val="fr-FR" w:eastAsia="fr-FR"/>
            <w14:ligatures w14:val="none"/>
            <w:rPrChange w:id="240" w:author="Javier R Rigueiro" w:date="2026-02-26T18:06:00Z">
              <w:rPr>
                <w:lang w:val="fr-FR" w:eastAsia="fr-FR"/>
              </w:rPr>
            </w:rPrChange>
          </w:rPr>
          <w:t xml:space="preserve"> de Galicia), </w:t>
        </w:r>
        <w:proofErr w:type="spellStart"/>
        <w:r w:rsidRPr="00ED2FDA">
          <w:rPr>
            <w:rFonts w:ascii="Times New Roman" w:eastAsia="Times New Roman" w:hAnsi="Times New Roman" w:cs="Times New Roman"/>
            <w:kern w:val="0"/>
            <w:lang w:val="fr-FR" w:eastAsia="fr-FR"/>
            <w14:ligatures w14:val="none"/>
            <w:rPrChange w:id="241" w:author="Javier R Rigueiro" w:date="2026-02-26T18:06:00Z">
              <w:rPr>
                <w:lang w:val="fr-FR" w:eastAsia="fr-FR"/>
              </w:rPr>
            </w:rPrChange>
          </w:rPr>
          <w:t>which</w:t>
        </w:r>
        <w:proofErr w:type="spellEnd"/>
        <w:r w:rsidRPr="00ED2FDA">
          <w:rPr>
            <w:rFonts w:ascii="Times New Roman" w:eastAsia="Times New Roman" w:hAnsi="Times New Roman" w:cs="Times New Roman"/>
            <w:kern w:val="0"/>
            <w:lang w:val="fr-FR" w:eastAsia="fr-FR"/>
            <w14:ligatures w14:val="none"/>
            <w:rPrChange w:id="242" w:author="Javier R Rigueiro" w:date="2026-02-26T18:06:00Z">
              <w:rPr>
                <w:lang w:val="fr-FR" w:eastAsia="fr-FR"/>
              </w:rPr>
            </w:rPrChange>
          </w:rPr>
          <w:t xml:space="preserve"> assumes the </w:t>
        </w:r>
        <w:proofErr w:type="spellStart"/>
        <w:r w:rsidRPr="00ED2FDA">
          <w:rPr>
            <w:rFonts w:ascii="Times New Roman" w:eastAsia="Times New Roman" w:hAnsi="Times New Roman" w:cs="Times New Roman"/>
            <w:kern w:val="0"/>
            <w:lang w:val="fr-FR" w:eastAsia="fr-FR"/>
            <w14:ligatures w14:val="none"/>
            <w:rPrChange w:id="243" w:author="Javier R Rigueiro" w:date="2026-02-26T18:06:00Z">
              <w:rPr>
                <w:lang w:val="fr-FR" w:eastAsia="fr-FR"/>
              </w:rPr>
            </w:rPrChange>
          </w:rPr>
          <w:t>functions</w:t>
        </w:r>
        <w:proofErr w:type="spellEnd"/>
        <w:r w:rsidRPr="00ED2FDA">
          <w:rPr>
            <w:rFonts w:ascii="Times New Roman" w:eastAsia="Times New Roman" w:hAnsi="Times New Roman" w:cs="Times New Roman"/>
            <w:kern w:val="0"/>
            <w:lang w:val="fr-FR" w:eastAsia="fr-FR"/>
            <w14:ligatures w14:val="none"/>
            <w:rPrChange w:id="244" w:author="Javier R Rigueiro" w:date="2026-02-26T18:06:00Z">
              <w:rPr>
                <w:lang w:val="fr-FR" w:eastAsia="fr-FR"/>
              </w:rPr>
            </w:rPrChange>
          </w:rPr>
          <w:t xml:space="preserve"> of the </w:t>
        </w:r>
        <w:proofErr w:type="spellStart"/>
        <w:r w:rsidRPr="00ED2FDA">
          <w:rPr>
            <w:rFonts w:ascii="Times New Roman" w:eastAsia="Times New Roman" w:hAnsi="Times New Roman" w:cs="Times New Roman"/>
            <w:kern w:val="0"/>
            <w:lang w:val="fr-FR" w:eastAsia="fr-FR"/>
            <w14:ligatures w14:val="none"/>
            <w:rPrChange w:id="245" w:author="Javier R Rigueiro" w:date="2026-02-26T18:06:00Z">
              <w:rPr>
                <w:lang w:val="fr-FR" w:eastAsia="fr-FR"/>
              </w:rPr>
            </w:rPrChange>
          </w:rPr>
          <w:t>regional</w:t>
        </w:r>
        <w:proofErr w:type="spellEnd"/>
        <w:r w:rsidRPr="00ED2FDA">
          <w:rPr>
            <w:rFonts w:ascii="Times New Roman" w:eastAsia="Times New Roman" w:hAnsi="Times New Roman" w:cs="Times New Roman"/>
            <w:kern w:val="0"/>
            <w:lang w:val="fr-FR" w:eastAsia="fr-FR"/>
            <w14:ligatures w14:val="none"/>
            <w:rPrChange w:id="246" w:author="Javier R Rigueiro" w:date="2026-02-26T18:06: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247" w:author="Javier R Rigueiro" w:date="2026-02-26T18:06:00Z">
              <w:rPr>
                <w:lang w:val="fr-FR" w:eastAsia="fr-FR"/>
              </w:rPr>
            </w:rPrChange>
          </w:rPr>
          <w:t>hydraulic</w:t>
        </w:r>
        <w:proofErr w:type="spellEnd"/>
        <w:r w:rsidRPr="00ED2FDA">
          <w:rPr>
            <w:rFonts w:ascii="Times New Roman" w:eastAsia="Times New Roman" w:hAnsi="Times New Roman" w:cs="Times New Roman"/>
            <w:kern w:val="0"/>
            <w:lang w:val="fr-FR" w:eastAsia="fr-FR"/>
            <w14:ligatures w14:val="none"/>
            <w:rPrChange w:id="248" w:author="Javier R Rigueiro" w:date="2026-02-26T18:06:00Z">
              <w:rPr>
                <w:lang w:val="fr-FR" w:eastAsia="fr-FR"/>
              </w:rPr>
            </w:rPrChange>
          </w:rPr>
          <w:t xml:space="preserve"> </w:t>
        </w:r>
        <w:r w:rsidRPr="00ED2FDA">
          <w:rPr>
            <w:rFonts w:ascii="Times New Roman" w:eastAsia="Times New Roman" w:hAnsi="Times New Roman" w:cs="Times New Roman"/>
            <w:kern w:val="0"/>
            <w:lang w:val="fr-FR" w:eastAsia="fr-FR"/>
            <w14:ligatures w14:val="none"/>
            <w:rPrChange w:id="249" w:author="Javier R Rigueiro" w:date="2026-02-26T18:06:00Z">
              <w:rPr>
                <w:lang w:val="fr-FR" w:eastAsia="fr-FR"/>
              </w:rPr>
            </w:rPrChange>
          </w:rPr>
          <w:lastRenderedPageBreak/>
          <w:t xml:space="preserve">administration and leads planning and management </w:t>
        </w:r>
        <w:proofErr w:type="spellStart"/>
        <w:r w:rsidRPr="00ED2FDA">
          <w:rPr>
            <w:rFonts w:ascii="Times New Roman" w:eastAsia="Times New Roman" w:hAnsi="Times New Roman" w:cs="Times New Roman"/>
            <w:kern w:val="0"/>
            <w:lang w:val="fr-FR" w:eastAsia="fr-FR"/>
            <w14:ligatures w14:val="none"/>
            <w:rPrChange w:id="250" w:author="Javier R Rigueiro" w:date="2026-02-26T18:06:00Z">
              <w:rPr>
                <w:lang w:val="fr-FR" w:eastAsia="fr-FR"/>
              </w:rPr>
            </w:rPrChange>
          </w:rPr>
          <w:t>within</w:t>
        </w:r>
        <w:proofErr w:type="spellEnd"/>
        <w:r w:rsidRPr="00ED2FDA">
          <w:rPr>
            <w:rFonts w:ascii="Times New Roman" w:eastAsia="Times New Roman" w:hAnsi="Times New Roman" w:cs="Times New Roman"/>
            <w:kern w:val="0"/>
            <w:lang w:val="fr-FR" w:eastAsia="fr-FR"/>
            <w14:ligatures w14:val="none"/>
            <w:rPrChange w:id="251" w:author="Javier R Rigueiro" w:date="2026-02-26T18:06: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252" w:author="Javier R Rigueiro" w:date="2026-02-26T18:06:00Z">
              <w:rPr>
                <w:lang w:val="fr-FR" w:eastAsia="fr-FR"/>
              </w:rPr>
            </w:rPrChange>
          </w:rPr>
          <w:t>this</w:t>
        </w:r>
        <w:proofErr w:type="spellEnd"/>
        <w:r w:rsidRPr="00ED2FDA">
          <w:rPr>
            <w:rFonts w:ascii="Times New Roman" w:eastAsia="Times New Roman" w:hAnsi="Times New Roman" w:cs="Times New Roman"/>
            <w:kern w:val="0"/>
            <w:lang w:val="fr-FR" w:eastAsia="fr-FR"/>
            <w14:ligatures w14:val="none"/>
            <w:rPrChange w:id="253" w:author="Javier R Rigueiro" w:date="2026-02-26T18:06:00Z">
              <w:rPr>
                <w:lang w:val="fr-FR" w:eastAsia="fr-FR"/>
              </w:rPr>
            </w:rPrChange>
          </w:rPr>
          <w:t xml:space="preserve"> district. The </w:t>
        </w:r>
        <w:proofErr w:type="spellStart"/>
        <w:r w:rsidRPr="00ED2FDA">
          <w:rPr>
            <w:rFonts w:ascii="Times New Roman" w:eastAsia="Times New Roman" w:hAnsi="Times New Roman" w:cs="Times New Roman"/>
            <w:kern w:val="0"/>
            <w:lang w:val="fr-FR" w:eastAsia="fr-FR"/>
            <w14:ligatures w14:val="none"/>
            <w:rPrChange w:id="254" w:author="Javier R Rigueiro" w:date="2026-02-26T18:06:00Z">
              <w:rPr>
                <w:lang w:val="fr-FR" w:eastAsia="fr-FR"/>
              </w:rPr>
            </w:rPrChange>
          </w:rPr>
          <w:t>current</w:t>
        </w:r>
        <w:proofErr w:type="spellEnd"/>
        <w:r w:rsidRPr="00ED2FDA">
          <w:rPr>
            <w:rFonts w:ascii="Times New Roman" w:eastAsia="Times New Roman" w:hAnsi="Times New Roman" w:cs="Times New Roman"/>
            <w:kern w:val="0"/>
            <w:lang w:val="fr-FR" w:eastAsia="fr-FR"/>
            <w14:ligatures w14:val="none"/>
            <w:rPrChange w:id="255" w:author="Javier R Rigueiro" w:date="2026-02-26T18:06: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256" w:author="Javier R Rigueiro" w:date="2026-02-26T18:06:00Z">
              <w:rPr>
                <w:lang w:val="fr-FR" w:eastAsia="fr-FR"/>
              </w:rPr>
            </w:rPrChange>
          </w:rPr>
          <w:t>hydrological</w:t>
        </w:r>
        <w:proofErr w:type="spellEnd"/>
        <w:r w:rsidRPr="00ED2FDA">
          <w:rPr>
            <w:rFonts w:ascii="Times New Roman" w:eastAsia="Times New Roman" w:hAnsi="Times New Roman" w:cs="Times New Roman"/>
            <w:kern w:val="0"/>
            <w:lang w:val="fr-FR" w:eastAsia="fr-FR"/>
            <w14:ligatures w14:val="none"/>
            <w:rPrChange w:id="257" w:author="Javier R Rigueiro" w:date="2026-02-26T18:06:00Z">
              <w:rPr>
                <w:lang w:val="fr-FR" w:eastAsia="fr-FR"/>
              </w:rPr>
            </w:rPrChange>
          </w:rPr>
          <w:t xml:space="preserve"> planning </w:t>
        </w:r>
        <w:proofErr w:type="spellStart"/>
        <w:r w:rsidRPr="00ED2FDA">
          <w:rPr>
            <w:rFonts w:ascii="Times New Roman" w:eastAsia="Times New Roman" w:hAnsi="Times New Roman" w:cs="Times New Roman"/>
            <w:kern w:val="0"/>
            <w:lang w:val="fr-FR" w:eastAsia="fr-FR"/>
            <w14:ligatures w14:val="none"/>
            <w:rPrChange w:id="258" w:author="Javier R Rigueiro" w:date="2026-02-26T18:06:00Z">
              <w:rPr>
                <w:lang w:val="fr-FR" w:eastAsia="fr-FR"/>
              </w:rPr>
            </w:rPrChange>
          </w:rPr>
          <w:t>framework</w:t>
        </w:r>
        <w:proofErr w:type="spellEnd"/>
        <w:r w:rsidRPr="00ED2FDA">
          <w:rPr>
            <w:rFonts w:ascii="Times New Roman" w:eastAsia="Times New Roman" w:hAnsi="Times New Roman" w:cs="Times New Roman"/>
            <w:kern w:val="0"/>
            <w:lang w:val="fr-FR" w:eastAsia="fr-FR"/>
            <w14:ligatures w14:val="none"/>
            <w:rPrChange w:id="259" w:author="Javier R Rigueiro" w:date="2026-02-26T18:06:00Z">
              <w:rPr>
                <w:lang w:val="fr-FR" w:eastAsia="fr-FR"/>
              </w:rPr>
            </w:rPrChange>
          </w:rPr>
          <w:t xml:space="preserve"> for Galicia-Costa </w:t>
        </w:r>
        <w:proofErr w:type="spellStart"/>
        <w:r w:rsidRPr="00ED2FDA">
          <w:rPr>
            <w:rFonts w:ascii="Times New Roman" w:eastAsia="Times New Roman" w:hAnsi="Times New Roman" w:cs="Times New Roman"/>
            <w:kern w:val="0"/>
            <w:lang w:val="fr-FR" w:eastAsia="fr-FR"/>
            <w14:ligatures w14:val="none"/>
            <w:rPrChange w:id="260" w:author="Javier R Rigueiro" w:date="2026-02-26T18:06:00Z">
              <w:rPr>
                <w:lang w:val="fr-FR" w:eastAsia="fr-FR"/>
              </w:rPr>
            </w:rPrChange>
          </w:rPr>
          <w:t>is</w:t>
        </w:r>
        <w:proofErr w:type="spellEnd"/>
        <w:r w:rsidRPr="00ED2FDA">
          <w:rPr>
            <w:rFonts w:ascii="Times New Roman" w:eastAsia="Times New Roman" w:hAnsi="Times New Roman" w:cs="Times New Roman"/>
            <w:kern w:val="0"/>
            <w:lang w:val="fr-FR" w:eastAsia="fr-FR"/>
            <w14:ligatures w14:val="none"/>
            <w:rPrChange w:id="261" w:author="Javier R Rigueiro" w:date="2026-02-26T18:06: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262" w:author="Javier R Rigueiro" w:date="2026-02-26T18:06:00Z">
              <w:rPr>
                <w:lang w:val="fr-FR" w:eastAsia="fr-FR"/>
              </w:rPr>
            </w:rPrChange>
          </w:rPr>
          <w:t>approved</w:t>
        </w:r>
        <w:proofErr w:type="spellEnd"/>
        <w:r w:rsidRPr="00ED2FDA">
          <w:rPr>
            <w:rFonts w:ascii="Times New Roman" w:eastAsia="Times New Roman" w:hAnsi="Times New Roman" w:cs="Times New Roman"/>
            <w:kern w:val="0"/>
            <w:lang w:val="fr-FR" w:eastAsia="fr-FR"/>
            <w14:ligatures w14:val="none"/>
            <w:rPrChange w:id="263" w:author="Javier R Rigueiro" w:date="2026-02-26T18:06: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264" w:author="Javier R Rigueiro" w:date="2026-02-26T18:06:00Z">
              <w:rPr>
                <w:lang w:val="fr-FR" w:eastAsia="fr-FR"/>
              </w:rPr>
            </w:rPrChange>
          </w:rPr>
          <w:t>through</w:t>
        </w:r>
        <w:proofErr w:type="spellEnd"/>
        <w:r w:rsidRPr="00ED2FDA">
          <w:rPr>
            <w:rFonts w:ascii="Times New Roman" w:eastAsia="Times New Roman" w:hAnsi="Times New Roman" w:cs="Times New Roman"/>
            <w:kern w:val="0"/>
            <w:lang w:val="fr-FR" w:eastAsia="fr-FR"/>
            <w14:ligatures w14:val="none"/>
            <w:rPrChange w:id="265" w:author="Javier R Rigueiro" w:date="2026-02-26T18:06:00Z">
              <w:rPr>
                <w:lang w:val="fr-FR" w:eastAsia="fr-FR"/>
              </w:rPr>
            </w:rPrChange>
          </w:rPr>
          <w:t xml:space="preserve"> the </w:t>
        </w:r>
        <w:proofErr w:type="spellStart"/>
        <w:r w:rsidRPr="00ED2FDA">
          <w:rPr>
            <w:rFonts w:ascii="Times New Roman" w:eastAsia="Times New Roman" w:hAnsi="Times New Roman" w:cs="Times New Roman"/>
            <w:kern w:val="0"/>
            <w:lang w:val="fr-FR" w:eastAsia="fr-FR"/>
            <w14:ligatures w14:val="none"/>
            <w:rPrChange w:id="266" w:author="Javier R Rigueiro" w:date="2026-02-26T18:06:00Z">
              <w:rPr>
                <w:lang w:val="fr-FR" w:eastAsia="fr-FR"/>
              </w:rPr>
            </w:rPrChange>
          </w:rPr>
          <w:t>corresponding</w:t>
        </w:r>
        <w:proofErr w:type="spellEnd"/>
        <w:r w:rsidRPr="00ED2FDA">
          <w:rPr>
            <w:rFonts w:ascii="Times New Roman" w:eastAsia="Times New Roman" w:hAnsi="Times New Roman" w:cs="Times New Roman"/>
            <w:kern w:val="0"/>
            <w:lang w:val="fr-FR" w:eastAsia="fr-FR"/>
            <w14:ligatures w14:val="none"/>
            <w:rPrChange w:id="267" w:author="Javier R Rigueiro" w:date="2026-02-26T18:06:00Z">
              <w:rPr>
                <w:lang w:val="fr-FR" w:eastAsia="fr-FR"/>
              </w:rPr>
            </w:rPrChange>
          </w:rPr>
          <w:t xml:space="preserve"> River Basin Management Plan (Plan </w:t>
        </w:r>
        <w:proofErr w:type="spellStart"/>
        <w:r w:rsidRPr="00ED2FDA">
          <w:rPr>
            <w:rFonts w:ascii="Times New Roman" w:eastAsia="Times New Roman" w:hAnsi="Times New Roman" w:cs="Times New Roman"/>
            <w:kern w:val="0"/>
            <w:lang w:val="fr-FR" w:eastAsia="fr-FR"/>
            <w14:ligatures w14:val="none"/>
            <w:rPrChange w:id="268" w:author="Javier R Rigueiro" w:date="2026-02-26T18:06:00Z">
              <w:rPr>
                <w:lang w:val="fr-FR" w:eastAsia="fr-FR"/>
              </w:rPr>
            </w:rPrChange>
          </w:rPr>
          <w:t>Hidrológico</w:t>
        </w:r>
        <w:proofErr w:type="spellEnd"/>
        <w:r w:rsidRPr="00ED2FDA">
          <w:rPr>
            <w:rFonts w:ascii="Times New Roman" w:eastAsia="Times New Roman" w:hAnsi="Times New Roman" w:cs="Times New Roman"/>
            <w:kern w:val="0"/>
            <w:lang w:val="fr-FR" w:eastAsia="fr-FR"/>
            <w14:ligatures w14:val="none"/>
            <w:rPrChange w:id="269" w:author="Javier R Rigueiro" w:date="2026-02-26T18:06:00Z">
              <w:rPr>
                <w:lang w:val="fr-FR" w:eastAsia="fr-FR"/>
              </w:rPr>
            </w:rPrChange>
          </w:rPr>
          <w:t>).</w:t>
        </w:r>
      </w:ins>
    </w:p>
    <w:p w14:paraId="23DD1C58" w14:textId="77777777" w:rsidR="00ED2FDA" w:rsidRPr="00ED2FDA" w:rsidRDefault="00ED2FDA" w:rsidP="00ED2FDA">
      <w:pPr>
        <w:pStyle w:val="ListParagraph"/>
        <w:numPr>
          <w:ilvl w:val="0"/>
          <w:numId w:val="23"/>
        </w:numPr>
        <w:jc w:val="both"/>
        <w:rPr>
          <w:ins w:id="270" w:author="Javier R Rigueiro" w:date="2026-02-26T18:06:00Z"/>
          <w:rFonts w:ascii="Times New Roman" w:eastAsia="Times New Roman" w:hAnsi="Times New Roman" w:cs="Times New Roman"/>
          <w:kern w:val="0"/>
          <w:lang w:val="fr-FR" w:eastAsia="fr-FR"/>
          <w14:ligatures w14:val="none"/>
          <w:rPrChange w:id="271" w:author="Javier R Rigueiro" w:date="2026-02-26T18:06:00Z">
            <w:rPr>
              <w:ins w:id="272" w:author="Javier R Rigueiro" w:date="2026-02-26T18:06:00Z"/>
              <w:lang w:val="fr-FR" w:eastAsia="fr-FR"/>
            </w:rPr>
          </w:rPrChange>
        </w:rPr>
        <w:pPrChange w:id="273" w:author="Javier R Rigueiro" w:date="2026-02-26T18:10:00Z">
          <w:pPr/>
        </w:pPrChange>
      </w:pPr>
      <w:ins w:id="274" w:author="Javier R Rigueiro" w:date="2026-02-26T18:06:00Z">
        <w:r w:rsidRPr="00ED2FDA">
          <w:rPr>
            <w:rFonts w:ascii="Times New Roman" w:eastAsia="Times New Roman" w:hAnsi="Times New Roman" w:cs="Times New Roman"/>
            <w:kern w:val="0"/>
            <w:lang w:val="fr-FR" w:eastAsia="fr-FR"/>
            <w14:ligatures w14:val="none"/>
            <w:rPrChange w:id="275" w:author="Javier R Rigueiro" w:date="2026-02-26T18:06:00Z">
              <w:rPr>
                <w:lang w:val="fr-FR" w:eastAsia="fr-FR"/>
              </w:rPr>
            </w:rPrChange>
          </w:rPr>
          <w:t xml:space="preserve">For the Miño-Sil basin, the </w:t>
        </w:r>
        <w:proofErr w:type="spellStart"/>
        <w:r w:rsidRPr="00ED2FDA">
          <w:rPr>
            <w:rFonts w:ascii="Times New Roman" w:eastAsia="Times New Roman" w:hAnsi="Times New Roman" w:cs="Times New Roman"/>
            <w:kern w:val="0"/>
            <w:lang w:val="fr-FR" w:eastAsia="fr-FR"/>
            <w14:ligatures w14:val="none"/>
            <w:rPrChange w:id="276" w:author="Javier R Rigueiro" w:date="2026-02-26T18:06:00Z">
              <w:rPr>
                <w:lang w:val="fr-FR" w:eastAsia="fr-FR"/>
              </w:rPr>
            </w:rPrChange>
          </w:rPr>
          <w:t>competent</w:t>
        </w:r>
        <w:proofErr w:type="spellEnd"/>
        <w:r w:rsidRPr="00ED2FDA">
          <w:rPr>
            <w:rFonts w:ascii="Times New Roman" w:eastAsia="Times New Roman" w:hAnsi="Times New Roman" w:cs="Times New Roman"/>
            <w:kern w:val="0"/>
            <w:lang w:val="fr-FR" w:eastAsia="fr-FR"/>
            <w14:ligatures w14:val="none"/>
            <w:rPrChange w:id="277" w:author="Javier R Rigueiro" w:date="2026-02-26T18:06:00Z">
              <w:rPr>
                <w:lang w:val="fr-FR" w:eastAsia="fr-FR"/>
              </w:rPr>
            </w:rPrChange>
          </w:rPr>
          <w:t xml:space="preserve"> basin </w:t>
        </w:r>
        <w:proofErr w:type="spellStart"/>
        <w:r w:rsidRPr="00ED2FDA">
          <w:rPr>
            <w:rFonts w:ascii="Times New Roman" w:eastAsia="Times New Roman" w:hAnsi="Times New Roman" w:cs="Times New Roman"/>
            <w:kern w:val="0"/>
            <w:lang w:val="fr-FR" w:eastAsia="fr-FR"/>
            <w14:ligatures w14:val="none"/>
            <w:rPrChange w:id="278" w:author="Javier R Rigueiro" w:date="2026-02-26T18:06:00Z">
              <w:rPr>
                <w:lang w:val="fr-FR" w:eastAsia="fr-FR"/>
              </w:rPr>
            </w:rPrChange>
          </w:rPr>
          <w:t>authority</w:t>
        </w:r>
        <w:proofErr w:type="spellEnd"/>
        <w:r w:rsidRPr="00ED2FDA">
          <w:rPr>
            <w:rFonts w:ascii="Times New Roman" w:eastAsia="Times New Roman" w:hAnsi="Times New Roman" w:cs="Times New Roman"/>
            <w:kern w:val="0"/>
            <w:lang w:val="fr-FR" w:eastAsia="fr-FR"/>
            <w14:ligatures w14:val="none"/>
            <w:rPrChange w:id="279" w:author="Javier R Rigueiro" w:date="2026-02-26T18:06: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280" w:author="Javier R Rigueiro" w:date="2026-02-26T18:06:00Z">
              <w:rPr>
                <w:lang w:val="fr-FR" w:eastAsia="fr-FR"/>
              </w:rPr>
            </w:rPrChange>
          </w:rPr>
          <w:t>is</w:t>
        </w:r>
        <w:proofErr w:type="spellEnd"/>
        <w:r w:rsidRPr="00ED2FDA">
          <w:rPr>
            <w:rFonts w:ascii="Times New Roman" w:eastAsia="Times New Roman" w:hAnsi="Times New Roman" w:cs="Times New Roman"/>
            <w:kern w:val="0"/>
            <w:lang w:val="fr-FR" w:eastAsia="fr-FR"/>
            <w14:ligatures w14:val="none"/>
            <w:rPrChange w:id="281" w:author="Javier R Rigueiro" w:date="2026-02-26T18:06:00Z">
              <w:rPr>
                <w:lang w:val="fr-FR" w:eastAsia="fr-FR"/>
              </w:rPr>
            </w:rPrChange>
          </w:rPr>
          <w:t xml:space="preserve"> the </w:t>
        </w:r>
        <w:proofErr w:type="spellStart"/>
        <w:r w:rsidRPr="00ED2FDA">
          <w:rPr>
            <w:rFonts w:ascii="Times New Roman" w:eastAsia="Times New Roman" w:hAnsi="Times New Roman" w:cs="Times New Roman"/>
            <w:kern w:val="0"/>
            <w:lang w:val="fr-FR" w:eastAsia="fr-FR"/>
            <w14:ligatures w14:val="none"/>
            <w:rPrChange w:id="282" w:author="Javier R Rigueiro" w:date="2026-02-26T18:06:00Z">
              <w:rPr>
                <w:lang w:val="fr-FR" w:eastAsia="fr-FR"/>
              </w:rPr>
            </w:rPrChange>
          </w:rPr>
          <w:t>Confederación</w:t>
        </w:r>
        <w:proofErr w:type="spellEnd"/>
        <w:r w:rsidRPr="00ED2FDA">
          <w:rPr>
            <w:rFonts w:ascii="Times New Roman" w:eastAsia="Times New Roman" w:hAnsi="Times New Roman" w:cs="Times New Roman"/>
            <w:kern w:val="0"/>
            <w:lang w:val="fr-FR" w:eastAsia="fr-FR"/>
            <w14:ligatures w14:val="none"/>
            <w:rPrChange w:id="283" w:author="Javier R Rigueiro" w:date="2026-02-26T18:06: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284" w:author="Javier R Rigueiro" w:date="2026-02-26T18:06:00Z">
              <w:rPr>
                <w:lang w:val="fr-FR" w:eastAsia="fr-FR"/>
              </w:rPr>
            </w:rPrChange>
          </w:rPr>
          <w:t>Hidrográfica</w:t>
        </w:r>
        <w:proofErr w:type="spellEnd"/>
        <w:r w:rsidRPr="00ED2FDA">
          <w:rPr>
            <w:rFonts w:ascii="Times New Roman" w:eastAsia="Times New Roman" w:hAnsi="Times New Roman" w:cs="Times New Roman"/>
            <w:kern w:val="0"/>
            <w:lang w:val="fr-FR" w:eastAsia="fr-FR"/>
            <w14:ligatures w14:val="none"/>
            <w:rPrChange w:id="285" w:author="Javier R Rigueiro" w:date="2026-02-26T18:06:00Z">
              <w:rPr>
                <w:lang w:val="fr-FR" w:eastAsia="fr-FR"/>
              </w:rPr>
            </w:rPrChange>
          </w:rPr>
          <w:t xml:space="preserve"> Miño-Sil, an </w:t>
        </w:r>
        <w:proofErr w:type="spellStart"/>
        <w:r w:rsidRPr="00ED2FDA">
          <w:rPr>
            <w:rFonts w:ascii="Times New Roman" w:eastAsia="Times New Roman" w:hAnsi="Times New Roman" w:cs="Times New Roman"/>
            <w:kern w:val="0"/>
            <w:lang w:val="fr-FR" w:eastAsia="fr-FR"/>
            <w14:ligatures w14:val="none"/>
            <w:rPrChange w:id="286" w:author="Javier R Rigueiro" w:date="2026-02-26T18:06:00Z">
              <w:rPr>
                <w:lang w:val="fr-FR" w:eastAsia="fr-FR"/>
              </w:rPr>
            </w:rPrChange>
          </w:rPr>
          <w:t>organism</w:t>
        </w:r>
        <w:proofErr w:type="spellEnd"/>
        <w:r w:rsidRPr="00ED2FDA">
          <w:rPr>
            <w:rFonts w:ascii="Times New Roman" w:eastAsia="Times New Roman" w:hAnsi="Times New Roman" w:cs="Times New Roman"/>
            <w:kern w:val="0"/>
            <w:lang w:val="fr-FR" w:eastAsia="fr-FR"/>
            <w14:ligatures w14:val="none"/>
            <w:rPrChange w:id="287" w:author="Javier R Rigueiro" w:date="2026-02-26T18:06: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288" w:author="Javier R Rigueiro" w:date="2026-02-26T18:06:00Z">
              <w:rPr>
                <w:lang w:val="fr-FR" w:eastAsia="fr-FR"/>
              </w:rPr>
            </w:rPrChange>
          </w:rPr>
          <w:t>under</w:t>
        </w:r>
        <w:proofErr w:type="spellEnd"/>
        <w:r w:rsidRPr="00ED2FDA">
          <w:rPr>
            <w:rFonts w:ascii="Times New Roman" w:eastAsia="Times New Roman" w:hAnsi="Times New Roman" w:cs="Times New Roman"/>
            <w:kern w:val="0"/>
            <w:lang w:val="fr-FR" w:eastAsia="fr-FR"/>
            <w14:ligatures w14:val="none"/>
            <w:rPrChange w:id="289" w:author="Javier R Rigueiro" w:date="2026-02-26T18:06:00Z">
              <w:rPr>
                <w:lang w:val="fr-FR" w:eastAsia="fr-FR"/>
              </w:rPr>
            </w:rPrChange>
          </w:rPr>
          <w:t xml:space="preserve"> the </w:t>
        </w:r>
        <w:proofErr w:type="spellStart"/>
        <w:r w:rsidRPr="00ED2FDA">
          <w:rPr>
            <w:rFonts w:ascii="Times New Roman" w:eastAsia="Times New Roman" w:hAnsi="Times New Roman" w:cs="Times New Roman"/>
            <w:kern w:val="0"/>
            <w:lang w:val="fr-FR" w:eastAsia="fr-FR"/>
            <w14:ligatures w14:val="none"/>
            <w:rPrChange w:id="290" w:author="Javier R Rigueiro" w:date="2026-02-26T18:06:00Z">
              <w:rPr>
                <w:lang w:val="fr-FR" w:eastAsia="fr-FR"/>
              </w:rPr>
            </w:rPrChange>
          </w:rPr>
          <w:t>Spanish</w:t>
        </w:r>
        <w:proofErr w:type="spellEnd"/>
        <w:r w:rsidRPr="00ED2FDA">
          <w:rPr>
            <w:rFonts w:ascii="Times New Roman" w:eastAsia="Times New Roman" w:hAnsi="Times New Roman" w:cs="Times New Roman"/>
            <w:kern w:val="0"/>
            <w:lang w:val="fr-FR" w:eastAsia="fr-FR"/>
            <w14:ligatures w14:val="none"/>
            <w:rPrChange w:id="291" w:author="Javier R Rigueiro" w:date="2026-02-26T18:06:00Z">
              <w:rPr>
                <w:lang w:val="fr-FR" w:eastAsia="fr-FR"/>
              </w:rPr>
            </w:rPrChange>
          </w:rPr>
          <w:t xml:space="preserve"> state administration (MITECO) </w:t>
        </w:r>
        <w:proofErr w:type="spellStart"/>
        <w:r w:rsidRPr="00ED2FDA">
          <w:rPr>
            <w:rFonts w:ascii="Times New Roman" w:eastAsia="Times New Roman" w:hAnsi="Times New Roman" w:cs="Times New Roman"/>
            <w:kern w:val="0"/>
            <w:lang w:val="fr-FR" w:eastAsia="fr-FR"/>
            <w14:ligatures w14:val="none"/>
            <w:rPrChange w:id="292" w:author="Javier R Rigueiro" w:date="2026-02-26T18:06:00Z">
              <w:rPr>
                <w:lang w:val="fr-FR" w:eastAsia="fr-FR"/>
              </w:rPr>
            </w:rPrChange>
          </w:rPr>
          <w:t>responsible</w:t>
        </w:r>
        <w:proofErr w:type="spellEnd"/>
        <w:r w:rsidRPr="00ED2FDA">
          <w:rPr>
            <w:rFonts w:ascii="Times New Roman" w:eastAsia="Times New Roman" w:hAnsi="Times New Roman" w:cs="Times New Roman"/>
            <w:kern w:val="0"/>
            <w:lang w:val="fr-FR" w:eastAsia="fr-FR"/>
            <w14:ligatures w14:val="none"/>
            <w:rPrChange w:id="293" w:author="Javier R Rigueiro" w:date="2026-02-26T18:06:00Z">
              <w:rPr>
                <w:lang w:val="fr-FR" w:eastAsia="fr-FR"/>
              </w:rPr>
            </w:rPrChange>
          </w:rPr>
          <w:t xml:space="preserve"> for basin-</w:t>
        </w:r>
        <w:proofErr w:type="spellStart"/>
        <w:r w:rsidRPr="00ED2FDA">
          <w:rPr>
            <w:rFonts w:ascii="Times New Roman" w:eastAsia="Times New Roman" w:hAnsi="Times New Roman" w:cs="Times New Roman"/>
            <w:kern w:val="0"/>
            <w:lang w:val="fr-FR" w:eastAsia="fr-FR"/>
            <w14:ligatures w14:val="none"/>
            <w:rPrChange w:id="294" w:author="Javier R Rigueiro" w:date="2026-02-26T18:06:00Z">
              <w:rPr>
                <w:lang w:val="fr-FR" w:eastAsia="fr-FR"/>
              </w:rPr>
            </w:rPrChange>
          </w:rPr>
          <w:t>scale</w:t>
        </w:r>
        <w:proofErr w:type="spellEnd"/>
        <w:r w:rsidRPr="00ED2FDA">
          <w:rPr>
            <w:rFonts w:ascii="Times New Roman" w:eastAsia="Times New Roman" w:hAnsi="Times New Roman" w:cs="Times New Roman"/>
            <w:kern w:val="0"/>
            <w:lang w:val="fr-FR" w:eastAsia="fr-FR"/>
            <w14:ligatures w14:val="none"/>
            <w:rPrChange w:id="295" w:author="Javier R Rigueiro" w:date="2026-02-26T18:06:00Z">
              <w:rPr>
                <w:lang w:val="fr-FR" w:eastAsia="fr-FR"/>
              </w:rPr>
            </w:rPrChange>
          </w:rPr>
          <w:t xml:space="preserve"> water management in </w:t>
        </w:r>
        <w:proofErr w:type="spellStart"/>
        <w:r w:rsidRPr="00ED2FDA">
          <w:rPr>
            <w:rFonts w:ascii="Times New Roman" w:eastAsia="Times New Roman" w:hAnsi="Times New Roman" w:cs="Times New Roman"/>
            <w:kern w:val="0"/>
            <w:lang w:val="fr-FR" w:eastAsia="fr-FR"/>
            <w14:ligatures w14:val="none"/>
            <w:rPrChange w:id="296" w:author="Javier R Rigueiro" w:date="2026-02-26T18:06:00Z">
              <w:rPr>
                <w:lang w:val="fr-FR" w:eastAsia="fr-FR"/>
              </w:rPr>
            </w:rPrChange>
          </w:rPr>
          <w:t>its</w:t>
        </w:r>
        <w:proofErr w:type="spellEnd"/>
        <w:r w:rsidRPr="00ED2FDA">
          <w:rPr>
            <w:rFonts w:ascii="Times New Roman" w:eastAsia="Times New Roman" w:hAnsi="Times New Roman" w:cs="Times New Roman"/>
            <w:kern w:val="0"/>
            <w:lang w:val="fr-FR" w:eastAsia="fr-FR"/>
            <w14:ligatures w14:val="none"/>
            <w:rPrChange w:id="297" w:author="Javier R Rigueiro" w:date="2026-02-26T18:06:00Z">
              <w:rPr>
                <w:lang w:val="fr-FR" w:eastAsia="fr-FR"/>
              </w:rPr>
            </w:rPrChange>
          </w:rPr>
          <w:t xml:space="preserve"> scope.</w:t>
        </w:r>
      </w:ins>
    </w:p>
    <w:p w14:paraId="74950F24" w14:textId="77777777" w:rsidR="00ED2FDA" w:rsidRPr="00ED2FDA" w:rsidRDefault="00ED2FDA" w:rsidP="00ED2FDA">
      <w:pPr>
        <w:jc w:val="both"/>
        <w:rPr>
          <w:ins w:id="298" w:author="Javier R Rigueiro" w:date="2026-02-26T18:06:00Z"/>
          <w:rFonts w:ascii="Times New Roman" w:eastAsia="Times New Roman" w:hAnsi="Times New Roman" w:cs="Times New Roman"/>
          <w:kern w:val="0"/>
          <w:lang w:val="fr-FR" w:eastAsia="fr-FR"/>
          <w14:ligatures w14:val="none"/>
        </w:rPr>
        <w:pPrChange w:id="299" w:author="Javier R Rigueiro" w:date="2026-02-26T18:10:00Z">
          <w:pPr/>
        </w:pPrChange>
      </w:pPr>
    </w:p>
    <w:p w14:paraId="536B42F9" w14:textId="38B45F2C" w:rsidR="00ED2FDA" w:rsidRPr="00ED2FDA" w:rsidRDefault="00ED2FDA" w:rsidP="00ED2FDA">
      <w:pPr>
        <w:jc w:val="both"/>
        <w:rPr>
          <w:ins w:id="300" w:author="Javier R Rigueiro" w:date="2026-02-26T18:06:00Z"/>
          <w:rFonts w:ascii="Times New Roman" w:eastAsia="Times New Roman" w:hAnsi="Times New Roman" w:cs="Times New Roman"/>
          <w:kern w:val="0"/>
          <w:lang w:val="fr-FR" w:eastAsia="fr-FR"/>
          <w14:ligatures w14:val="none"/>
        </w:rPr>
        <w:pPrChange w:id="301" w:author="Javier R Rigueiro" w:date="2026-02-26T18:10:00Z">
          <w:pPr/>
        </w:pPrChange>
      </w:pPr>
      <w:proofErr w:type="spellStart"/>
      <w:ins w:id="302" w:author="Javier R Rigueiro" w:date="2026-02-26T18:06:00Z">
        <w:r w:rsidRPr="00ED2FDA">
          <w:rPr>
            <w:rFonts w:ascii="Times New Roman" w:eastAsia="Times New Roman" w:hAnsi="Times New Roman" w:cs="Times New Roman"/>
            <w:kern w:val="0"/>
            <w:lang w:val="fr-FR" w:eastAsia="fr-FR"/>
            <w14:ligatures w14:val="none"/>
          </w:rPr>
          <w:t>Within</w:t>
        </w:r>
        <w:proofErr w:type="spellEnd"/>
        <w:r w:rsidRPr="00ED2FDA">
          <w:rPr>
            <w:rFonts w:ascii="Times New Roman" w:eastAsia="Times New Roman" w:hAnsi="Times New Roman" w:cs="Times New Roman"/>
            <w:kern w:val="0"/>
            <w:lang w:val="fr-FR" w:eastAsia="fr-FR"/>
            <w14:ligatures w14:val="none"/>
          </w:rPr>
          <w:t xml:space="preserve"> SAVE water, the Galicia Living </w:t>
        </w:r>
        <w:proofErr w:type="spellStart"/>
        <w:r w:rsidRPr="00ED2FDA">
          <w:rPr>
            <w:rFonts w:ascii="Times New Roman" w:eastAsia="Times New Roman" w:hAnsi="Times New Roman" w:cs="Times New Roman"/>
            <w:kern w:val="0"/>
            <w:lang w:val="fr-FR" w:eastAsia="fr-FR"/>
            <w14:ligatures w14:val="none"/>
          </w:rPr>
          <w:t>Lab</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led</w:t>
        </w:r>
        <w:proofErr w:type="spellEnd"/>
        <w:r w:rsidRPr="00ED2FDA">
          <w:rPr>
            <w:rFonts w:ascii="Times New Roman" w:eastAsia="Times New Roman" w:hAnsi="Times New Roman" w:cs="Times New Roman"/>
            <w:kern w:val="0"/>
            <w:lang w:val="fr-FR" w:eastAsia="fr-FR"/>
            <w14:ligatures w14:val="none"/>
          </w:rPr>
          <w:t xml:space="preserve"> by USC </w:t>
        </w:r>
        <w:proofErr w:type="spellStart"/>
        <w:r w:rsidRPr="00ED2FDA">
          <w:rPr>
            <w:rFonts w:ascii="Times New Roman" w:eastAsia="Times New Roman" w:hAnsi="Times New Roman" w:cs="Times New Roman"/>
            <w:kern w:val="0"/>
            <w:lang w:val="fr-FR" w:eastAsia="fr-FR"/>
            <w14:ligatures w14:val="none"/>
          </w:rPr>
          <w:t>is</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explicitly</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positioned</w:t>
        </w:r>
        <w:proofErr w:type="spellEnd"/>
        <w:r w:rsidRPr="00ED2FDA">
          <w:rPr>
            <w:rFonts w:ascii="Times New Roman" w:eastAsia="Times New Roman" w:hAnsi="Times New Roman" w:cs="Times New Roman"/>
            <w:kern w:val="0"/>
            <w:lang w:val="fr-FR" w:eastAsia="fr-FR"/>
            <w14:ligatures w14:val="none"/>
          </w:rPr>
          <w:t xml:space="preserve"> to </w:t>
        </w:r>
        <w:proofErr w:type="spellStart"/>
        <w:r w:rsidRPr="00ED2FDA">
          <w:rPr>
            <w:rFonts w:ascii="Times New Roman" w:eastAsia="Times New Roman" w:hAnsi="Times New Roman" w:cs="Times New Roman"/>
            <w:kern w:val="0"/>
            <w:lang w:val="fr-FR" w:eastAsia="fr-FR"/>
            <w14:ligatures w14:val="none"/>
          </w:rPr>
          <w:t>promote</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ethical</w:t>
        </w:r>
        <w:proofErr w:type="spellEnd"/>
        <w:r w:rsidRPr="00ED2FDA">
          <w:rPr>
            <w:rFonts w:ascii="Times New Roman" w:eastAsia="Times New Roman" w:hAnsi="Times New Roman" w:cs="Times New Roman"/>
            <w:kern w:val="0"/>
            <w:lang w:val="fr-FR" w:eastAsia="fr-FR"/>
            <w14:ligatures w14:val="none"/>
          </w:rPr>
          <w:t xml:space="preserve"> practices and </w:t>
        </w:r>
        <w:proofErr w:type="spellStart"/>
        <w:r w:rsidRPr="00ED2FDA">
          <w:rPr>
            <w:rFonts w:ascii="Times New Roman" w:eastAsia="Times New Roman" w:hAnsi="Times New Roman" w:cs="Times New Roman"/>
            <w:kern w:val="0"/>
            <w:lang w:val="fr-FR" w:eastAsia="fr-FR"/>
            <w14:ligatures w14:val="none"/>
          </w:rPr>
          <w:t>responsible</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groundwater</w:t>
        </w:r>
        <w:proofErr w:type="spellEnd"/>
        <w:r w:rsidRPr="00ED2FDA">
          <w:rPr>
            <w:rFonts w:ascii="Times New Roman" w:eastAsia="Times New Roman" w:hAnsi="Times New Roman" w:cs="Times New Roman"/>
            <w:kern w:val="0"/>
            <w:lang w:val="fr-FR" w:eastAsia="fr-FR"/>
            <w14:ligatures w14:val="none"/>
          </w:rPr>
          <w:t xml:space="preserve"> management, </w:t>
        </w:r>
        <w:proofErr w:type="spellStart"/>
        <w:r w:rsidRPr="00ED2FDA">
          <w:rPr>
            <w:rFonts w:ascii="Times New Roman" w:eastAsia="Times New Roman" w:hAnsi="Times New Roman" w:cs="Times New Roman"/>
            <w:kern w:val="0"/>
            <w:lang w:val="fr-FR" w:eastAsia="fr-FR"/>
            <w14:ligatures w14:val="none"/>
          </w:rPr>
          <w:t>integrating</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environmental</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law</w:t>
        </w:r>
        <w:proofErr w:type="spellEnd"/>
        <w:r w:rsidRPr="00ED2FDA">
          <w:rPr>
            <w:rFonts w:ascii="Times New Roman" w:eastAsia="Times New Roman" w:hAnsi="Times New Roman" w:cs="Times New Roman"/>
            <w:kern w:val="0"/>
            <w:lang w:val="fr-FR" w:eastAsia="fr-FR"/>
            <w14:ligatures w14:val="none"/>
          </w:rPr>
          <w:t xml:space="preserve">, social sciences, and cultural values, and to </w:t>
        </w:r>
        <w:proofErr w:type="spellStart"/>
        <w:r w:rsidRPr="00ED2FDA">
          <w:rPr>
            <w:rFonts w:ascii="Times New Roman" w:eastAsia="Times New Roman" w:hAnsi="Times New Roman" w:cs="Times New Roman"/>
            <w:kern w:val="0"/>
            <w:lang w:val="fr-FR" w:eastAsia="fr-FR"/>
            <w14:ligatures w14:val="none"/>
          </w:rPr>
          <w:t>interact</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with</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policy</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decision-makers</w:t>
        </w:r>
        <w:proofErr w:type="spellEnd"/>
        <w:r w:rsidRPr="00ED2FDA">
          <w:rPr>
            <w:rFonts w:ascii="Times New Roman" w:eastAsia="Times New Roman" w:hAnsi="Times New Roman" w:cs="Times New Roman"/>
            <w:kern w:val="0"/>
            <w:lang w:val="fr-FR" w:eastAsia="fr-FR"/>
            <w14:ligatures w14:val="none"/>
          </w:rPr>
          <w:t xml:space="preserve"> in Spain </w:t>
        </w:r>
        <w:proofErr w:type="spellStart"/>
        <w:r w:rsidRPr="00ED2FDA">
          <w:rPr>
            <w:rFonts w:ascii="Times New Roman" w:eastAsia="Times New Roman" w:hAnsi="Times New Roman" w:cs="Times New Roman"/>
            <w:kern w:val="0"/>
            <w:lang w:val="fr-FR" w:eastAsia="fr-FR"/>
            <w14:ligatures w14:val="none"/>
          </w:rPr>
          <w:t>through</w:t>
        </w:r>
        <w:proofErr w:type="spellEnd"/>
        <w:r w:rsidRPr="00ED2FDA">
          <w:rPr>
            <w:rFonts w:ascii="Times New Roman" w:eastAsia="Times New Roman" w:hAnsi="Times New Roman" w:cs="Times New Roman"/>
            <w:kern w:val="0"/>
            <w:lang w:val="fr-FR" w:eastAsia="fr-FR"/>
            <w14:ligatures w14:val="none"/>
          </w:rPr>
          <w:t xml:space="preserve"> the </w:t>
        </w:r>
        <w:proofErr w:type="spellStart"/>
        <w:r w:rsidRPr="00ED2FDA">
          <w:rPr>
            <w:rFonts w:ascii="Times New Roman" w:eastAsia="Times New Roman" w:hAnsi="Times New Roman" w:cs="Times New Roman"/>
            <w:kern w:val="0"/>
            <w:lang w:val="fr-FR" w:eastAsia="fr-FR"/>
            <w14:ligatures w14:val="none"/>
          </w:rPr>
          <w:t>project’s</w:t>
        </w:r>
        <w:proofErr w:type="spellEnd"/>
        <w:r w:rsidRPr="00ED2FDA">
          <w:rPr>
            <w:rFonts w:ascii="Times New Roman" w:eastAsia="Times New Roman" w:hAnsi="Times New Roman" w:cs="Times New Roman"/>
            <w:kern w:val="0"/>
            <w:lang w:val="fr-FR" w:eastAsia="fr-FR"/>
            <w14:ligatures w14:val="none"/>
          </w:rPr>
          <w:t xml:space="preserve"> stakeholder and </w:t>
        </w:r>
        <w:proofErr w:type="spellStart"/>
        <w:r w:rsidRPr="00ED2FDA">
          <w:rPr>
            <w:rFonts w:ascii="Times New Roman" w:eastAsia="Times New Roman" w:hAnsi="Times New Roman" w:cs="Times New Roman"/>
            <w:kern w:val="0"/>
            <w:lang w:val="fr-FR" w:eastAsia="fr-FR"/>
            <w14:ligatures w14:val="none"/>
          </w:rPr>
          <w:t>policy-facing</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work</w:t>
        </w:r>
        <w:proofErr w:type="spellEnd"/>
        <w:r w:rsidRPr="00ED2FDA">
          <w:rPr>
            <w:rFonts w:ascii="Times New Roman" w:eastAsia="Times New Roman" w:hAnsi="Times New Roman" w:cs="Times New Roman"/>
            <w:kern w:val="0"/>
            <w:lang w:val="fr-FR" w:eastAsia="fr-FR"/>
            <w14:ligatures w14:val="none"/>
          </w:rPr>
          <w:t xml:space="preserve">. </w:t>
        </w:r>
      </w:ins>
    </w:p>
    <w:p w14:paraId="696F15F3" w14:textId="7B66C2DF" w:rsidR="00ED2FDA" w:rsidRPr="00ED2FDA" w:rsidRDefault="00ED2FDA" w:rsidP="00ED2FDA">
      <w:pPr>
        <w:pStyle w:val="ListParagraph"/>
        <w:numPr>
          <w:ilvl w:val="0"/>
          <w:numId w:val="24"/>
        </w:numPr>
        <w:jc w:val="both"/>
        <w:rPr>
          <w:ins w:id="303" w:author="Javier R Rigueiro" w:date="2026-02-26T18:06:00Z"/>
          <w:rFonts w:ascii="Times New Roman" w:eastAsia="Times New Roman" w:hAnsi="Times New Roman" w:cs="Times New Roman"/>
          <w:kern w:val="0"/>
          <w:lang w:val="fr-FR" w:eastAsia="fr-FR"/>
          <w14:ligatures w14:val="none"/>
          <w:rPrChange w:id="304" w:author="Javier R Rigueiro" w:date="2026-02-26T18:09:00Z">
            <w:rPr>
              <w:ins w:id="305" w:author="Javier R Rigueiro" w:date="2026-02-26T18:06:00Z"/>
              <w:lang w:val="fr-FR" w:eastAsia="fr-FR"/>
            </w:rPr>
          </w:rPrChange>
        </w:rPr>
        <w:pPrChange w:id="306" w:author="Javier R Rigueiro" w:date="2026-02-26T18:10:00Z">
          <w:pPr/>
        </w:pPrChange>
      </w:pPr>
      <w:proofErr w:type="spellStart"/>
      <w:ins w:id="307" w:author="Javier R Rigueiro" w:date="2026-02-26T18:06:00Z">
        <w:r w:rsidRPr="00ED2FDA">
          <w:rPr>
            <w:rFonts w:ascii="Times New Roman" w:eastAsia="Times New Roman" w:hAnsi="Times New Roman" w:cs="Times New Roman"/>
            <w:kern w:val="0"/>
            <w:lang w:val="fr-FR" w:eastAsia="fr-FR"/>
            <w14:ligatures w14:val="none"/>
            <w:rPrChange w:id="308" w:author="Javier R Rigueiro" w:date="2026-02-26T18:09:00Z">
              <w:rPr>
                <w:lang w:val="fr-FR" w:eastAsia="fr-FR"/>
              </w:rPr>
            </w:rPrChange>
          </w:rPr>
          <w:t>Governance</w:t>
        </w:r>
        <w:proofErr w:type="spellEnd"/>
        <w:r w:rsidRPr="00ED2FDA">
          <w:rPr>
            <w:rFonts w:ascii="Times New Roman" w:eastAsia="Times New Roman" w:hAnsi="Times New Roman" w:cs="Times New Roman"/>
            <w:kern w:val="0"/>
            <w:lang w:val="fr-FR" w:eastAsia="fr-FR"/>
            <w14:ligatures w14:val="none"/>
            <w:rPrChange w:id="309" w:author="Javier R Rigueiro" w:date="2026-02-26T18:09:00Z">
              <w:rPr>
                <w:lang w:val="fr-FR" w:eastAsia="fr-FR"/>
              </w:rPr>
            </w:rPrChange>
          </w:rPr>
          <w:t xml:space="preserve"> innovation in the Galician Living </w:t>
        </w:r>
        <w:proofErr w:type="spellStart"/>
        <w:r w:rsidRPr="00ED2FDA">
          <w:rPr>
            <w:rFonts w:ascii="Times New Roman" w:eastAsia="Times New Roman" w:hAnsi="Times New Roman" w:cs="Times New Roman"/>
            <w:kern w:val="0"/>
            <w:lang w:val="fr-FR" w:eastAsia="fr-FR"/>
            <w14:ligatures w14:val="none"/>
            <w:rPrChange w:id="310" w:author="Javier R Rigueiro" w:date="2026-02-26T18:09:00Z">
              <w:rPr>
                <w:lang w:val="fr-FR" w:eastAsia="fr-FR"/>
              </w:rPr>
            </w:rPrChange>
          </w:rPr>
          <w:t>Labs</w:t>
        </w:r>
        <w:proofErr w:type="spellEnd"/>
        <w:r w:rsidRPr="00ED2FDA">
          <w:rPr>
            <w:rFonts w:ascii="Times New Roman" w:eastAsia="Times New Roman" w:hAnsi="Times New Roman" w:cs="Times New Roman"/>
            <w:kern w:val="0"/>
            <w:lang w:val="fr-FR" w:eastAsia="fr-FR"/>
            <w14:ligatures w14:val="none"/>
            <w:rPrChange w:id="311"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312" w:author="Javier R Rigueiro" w:date="2026-02-26T18:09:00Z">
              <w:rPr>
                <w:lang w:val="fr-FR" w:eastAsia="fr-FR"/>
              </w:rPr>
            </w:rPrChange>
          </w:rPr>
          <w:t>Chandrexa</w:t>
        </w:r>
        <w:proofErr w:type="spellEnd"/>
        <w:r w:rsidRPr="00ED2FDA">
          <w:rPr>
            <w:rFonts w:ascii="Times New Roman" w:eastAsia="Times New Roman" w:hAnsi="Times New Roman" w:cs="Times New Roman"/>
            <w:kern w:val="0"/>
            <w:lang w:val="fr-FR" w:eastAsia="fr-FR"/>
            <w14:ligatures w14:val="none"/>
            <w:rPrChange w:id="313" w:author="Javier R Rigueiro" w:date="2026-02-26T18:09:00Z">
              <w:rPr>
                <w:lang w:val="fr-FR" w:eastAsia="fr-FR"/>
              </w:rPr>
            </w:rPrChange>
          </w:rPr>
          <w:t xml:space="preserve"> de </w:t>
        </w:r>
        <w:proofErr w:type="spellStart"/>
        <w:r w:rsidRPr="00ED2FDA">
          <w:rPr>
            <w:rFonts w:ascii="Times New Roman" w:eastAsia="Times New Roman" w:hAnsi="Times New Roman" w:cs="Times New Roman"/>
            <w:kern w:val="0"/>
            <w:lang w:val="fr-FR" w:eastAsia="fr-FR"/>
            <w14:ligatures w14:val="none"/>
            <w:rPrChange w:id="314" w:author="Javier R Rigueiro" w:date="2026-02-26T18:09:00Z">
              <w:rPr>
                <w:lang w:val="fr-FR" w:eastAsia="fr-FR"/>
              </w:rPr>
            </w:rPrChange>
          </w:rPr>
          <w:t>Queixa</w:t>
        </w:r>
        <w:proofErr w:type="spellEnd"/>
        <w:r w:rsidRPr="00ED2FDA">
          <w:rPr>
            <w:rFonts w:ascii="Times New Roman" w:eastAsia="Times New Roman" w:hAnsi="Times New Roman" w:cs="Times New Roman"/>
            <w:kern w:val="0"/>
            <w:lang w:val="fr-FR" w:eastAsia="fr-FR"/>
            <w14:ligatures w14:val="none"/>
            <w:rPrChange w:id="315" w:author="Javier R Rigueiro" w:date="2026-02-26T18:09:00Z">
              <w:rPr>
                <w:lang w:val="fr-FR" w:eastAsia="fr-FR"/>
              </w:rPr>
            </w:rPrChange>
          </w:rPr>
          <w:t xml:space="preserve"> and </w:t>
        </w:r>
        <w:proofErr w:type="spellStart"/>
        <w:r w:rsidRPr="00ED2FDA">
          <w:rPr>
            <w:rFonts w:ascii="Times New Roman" w:eastAsia="Times New Roman" w:hAnsi="Times New Roman" w:cs="Times New Roman"/>
            <w:kern w:val="0"/>
            <w:lang w:val="fr-FR" w:eastAsia="fr-FR"/>
            <w14:ligatures w14:val="none"/>
            <w:rPrChange w:id="316" w:author="Javier R Rigueiro" w:date="2026-02-26T18:09:00Z">
              <w:rPr>
                <w:lang w:val="fr-FR" w:eastAsia="fr-FR"/>
              </w:rPr>
            </w:rPrChange>
          </w:rPr>
          <w:t>Quiroga</w:t>
        </w:r>
        <w:proofErr w:type="spellEnd"/>
        <w:r w:rsidRPr="00ED2FDA">
          <w:rPr>
            <w:rFonts w:ascii="Times New Roman" w:eastAsia="Times New Roman" w:hAnsi="Times New Roman" w:cs="Times New Roman"/>
            <w:kern w:val="0"/>
            <w:lang w:val="fr-FR" w:eastAsia="fr-FR"/>
            <w14:ligatures w14:val="none"/>
            <w:rPrChange w:id="317"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318" w:author="Javier R Rigueiro" w:date="2026-02-26T18:09:00Z">
              <w:rPr>
                <w:lang w:val="fr-FR" w:eastAsia="fr-FR"/>
              </w:rPr>
            </w:rPrChange>
          </w:rPr>
          <w:t>is</w:t>
        </w:r>
        <w:proofErr w:type="spellEnd"/>
        <w:r w:rsidRPr="00ED2FDA">
          <w:rPr>
            <w:rFonts w:ascii="Times New Roman" w:eastAsia="Times New Roman" w:hAnsi="Times New Roman" w:cs="Times New Roman"/>
            <w:kern w:val="0"/>
            <w:lang w:val="fr-FR" w:eastAsia="fr-FR"/>
            <w14:ligatures w14:val="none"/>
            <w:rPrChange w:id="319"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320" w:author="Javier R Rigueiro" w:date="2026-02-26T18:09:00Z">
              <w:rPr>
                <w:lang w:val="fr-FR" w:eastAsia="fr-FR"/>
              </w:rPr>
            </w:rPrChange>
          </w:rPr>
          <w:t>operationalised</w:t>
        </w:r>
        <w:proofErr w:type="spellEnd"/>
        <w:r w:rsidRPr="00ED2FDA">
          <w:rPr>
            <w:rFonts w:ascii="Times New Roman" w:eastAsia="Times New Roman" w:hAnsi="Times New Roman" w:cs="Times New Roman"/>
            <w:kern w:val="0"/>
            <w:lang w:val="fr-FR" w:eastAsia="fr-FR"/>
            <w14:ligatures w14:val="none"/>
            <w:rPrChange w:id="321" w:author="Javier R Rigueiro" w:date="2026-02-26T18:09:00Z">
              <w:rPr>
                <w:lang w:val="fr-FR" w:eastAsia="fr-FR"/>
              </w:rPr>
            </w:rPrChange>
          </w:rPr>
          <w:t xml:space="preserve"> in line </w:t>
        </w:r>
        <w:proofErr w:type="spellStart"/>
        <w:r w:rsidRPr="00ED2FDA">
          <w:rPr>
            <w:rFonts w:ascii="Times New Roman" w:eastAsia="Times New Roman" w:hAnsi="Times New Roman" w:cs="Times New Roman"/>
            <w:kern w:val="0"/>
            <w:lang w:val="fr-FR" w:eastAsia="fr-FR"/>
            <w14:ligatures w14:val="none"/>
            <w:rPrChange w:id="322" w:author="Javier R Rigueiro" w:date="2026-02-26T18:09:00Z">
              <w:rPr>
                <w:lang w:val="fr-FR" w:eastAsia="fr-FR"/>
              </w:rPr>
            </w:rPrChange>
          </w:rPr>
          <w:t>with</w:t>
        </w:r>
        <w:proofErr w:type="spellEnd"/>
        <w:r w:rsidRPr="00ED2FDA">
          <w:rPr>
            <w:rFonts w:ascii="Times New Roman" w:eastAsia="Times New Roman" w:hAnsi="Times New Roman" w:cs="Times New Roman"/>
            <w:kern w:val="0"/>
            <w:lang w:val="fr-FR" w:eastAsia="fr-FR"/>
            <w14:ligatures w14:val="none"/>
            <w:rPrChange w:id="323" w:author="Javier R Rigueiro" w:date="2026-02-26T18:09:00Z">
              <w:rPr>
                <w:lang w:val="fr-FR" w:eastAsia="fr-FR"/>
              </w:rPr>
            </w:rPrChange>
          </w:rPr>
          <w:t xml:space="preserve"> SAVE water </w:t>
        </w:r>
        <w:proofErr w:type="spellStart"/>
        <w:r w:rsidRPr="00ED2FDA">
          <w:rPr>
            <w:rFonts w:ascii="Times New Roman" w:eastAsia="Times New Roman" w:hAnsi="Times New Roman" w:cs="Times New Roman"/>
            <w:kern w:val="0"/>
            <w:lang w:val="fr-FR" w:eastAsia="fr-FR"/>
            <w14:ligatures w14:val="none"/>
            <w:rPrChange w:id="324" w:author="Javier R Rigueiro" w:date="2026-02-26T18:09:00Z">
              <w:rPr>
                <w:lang w:val="fr-FR" w:eastAsia="fr-FR"/>
              </w:rPr>
            </w:rPrChange>
          </w:rPr>
          <w:t>participatory</w:t>
        </w:r>
        <w:proofErr w:type="spellEnd"/>
        <w:r w:rsidRPr="00ED2FDA">
          <w:rPr>
            <w:rFonts w:ascii="Times New Roman" w:eastAsia="Times New Roman" w:hAnsi="Times New Roman" w:cs="Times New Roman"/>
            <w:kern w:val="0"/>
            <w:lang w:val="fr-FR" w:eastAsia="fr-FR"/>
            <w14:ligatures w14:val="none"/>
            <w:rPrChange w:id="325"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326" w:author="Javier R Rigueiro" w:date="2026-02-26T18:09:00Z">
              <w:rPr>
                <w:lang w:val="fr-FR" w:eastAsia="fr-FR"/>
              </w:rPr>
            </w:rPrChange>
          </w:rPr>
          <w:t>methodology</w:t>
        </w:r>
        <w:proofErr w:type="spellEnd"/>
        <w:r w:rsidRPr="00ED2FDA">
          <w:rPr>
            <w:rFonts w:ascii="Times New Roman" w:eastAsia="Times New Roman" w:hAnsi="Times New Roman" w:cs="Times New Roman"/>
            <w:kern w:val="0"/>
            <w:lang w:val="fr-FR" w:eastAsia="fr-FR"/>
            <w14:ligatures w14:val="none"/>
            <w:rPrChange w:id="327" w:author="Javier R Rigueiro" w:date="2026-02-26T18:09:00Z">
              <w:rPr>
                <w:lang w:val="fr-FR" w:eastAsia="fr-FR"/>
              </w:rPr>
            </w:rPrChange>
          </w:rPr>
          <w:t xml:space="preserve"> and engagement </w:t>
        </w:r>
        <w:proofErr w:type="spellStart"/>
        <w:r w:rsidRPr="00ED2FDA">
          <w:rPr>
            <w:rFonts w:ascii="Times New Roman" w:eastAsia="Times New Roman" w:hAnsi="Times New Roman" w:cs="Times New Roman"/>
            <w:kern w:val="0"/>
            <w:lang w:val="fr-FR" w:eastAsia="fr-FR"/>
            <w14:ligatures w14:val="none"/>
            <w:rPrChange w:id="328" w:author="Javier R Rigueiro" w:date="2026-02-26T18:09:00Z">
              <w:rPr>
                <w:lang w:val="fr-FR" w:eastAsia="fr-FR"/>
              </w:rPr>
            </w:rPrChange>
          </w:rPr>
          <w:t>logic</w:t>
        </w:r>
        <w:proofErr w:type="spellEnd"/>
        <w:r w:rsidRPr="00ED2FDA">
          <w:rPr>
            <w:rFonts w:ascii="Times New Roman" w:eastAsia="Times New Roman" w:hAnsi="Times New Roman" w:cs="Times New Roman"/>
            <w:kern w:val="0"/>
            <w:lang w:val="fr-FR" w:eastAsia="fr-FR"/>
            <w14:ligatures w14:val="none"/>
            <w:rPrChange w:id="329" w:author="Javier R Rigueiro" w:date="2026-02-26T18:09:00Z">
              <w:rPr>
                <w:lang w:val="fr-FR" w:eastAsia="fr-FR"/>
              </w:rPr>
            </w:rPrChange>
          </w:rPr>
          <w:t xml:space="preserve"> (WP2), by </w:t>
        </w:r>
        <w:proofErr w:type="spellStart"/>
        <w:r w:rsidRPr="00ED2FDA">
          <w:rPr>
            <w:rFonts w:ascii="Times New Roman" w:eastAsia="Times New Roman" w:hAnsi="Times New Roman" w:cs="Times New Roman"/>
            <w:kern w:val="0"/>
            <w:lang w:val="fr-FR" w:eastAsia="fr-FR"/>
            <w14:ligatures w14:val="none"/>
            <w:rPrChange w:id="330" w:author="Javier R Rigueiro" w:date="2026-02-26T18:09:00Z">
              <w:rPr>
                <w:lang w:val="fr-FR" w:eastAsia="fr-FR"/>
              </w:rPr>
            </w:rPrChange>
          </w:rPr>
          <w:t>coupling</w:t>
        </w:r>
        <w:proofErr w:type="spellEnd"/>
        <w:r w:rsidRPr="00ED2FDA">
          <w:rPr>
            <w:rFonts w:ascii="Times New Roman" w:eastAsia="Times New Roman" w:hAnsi="Times New Roman" w:cs="Times New Roman"/>
            <w:kern w:val="0"/>
            <w:lang w:val="fr-FR" w:eastAsia="fr-FR"/>
            <w14:ligatures w14:val="none"/>
            <w:rPrChange w:id="331"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332" w:author="Javier R Rigueiro" w:date="2026-02-26T18:09:00Z">
              <w:rPr>
                <w:lang w:val="fr-FR" w:eastAsia="fr-FR"/>
              </w:rPr>
            </w:rPrChange>
          </w:rPr>
          <w:t>evidence</w:t>
        </w:r>
        <w:proofErr w:type="spellEnd"/>
        <w:r w:rsidRPr="00ED2FDA">
          <w:rPr>
            <w:rFonts w:ascii="Times New Roman" w:eastAsia="Times New Roman" w:hAnsi="Times New Roman" w:cs="Times New Roman"/>
            <w:kern w:val="0"/>
            <w:lang w:val="fr-FR" w:eastAsia="fr-FR"/>
            <w14:ligatures w14:val="none"/>
            <w:rPrChange w:id="333"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334" w:author="Javier R Rigueiro" w:date="2026-02-26T18:09:00Z">
              <w:rPr>
                <w:lang w:val="fr-FR" w:eastAsia="fr-FR"/>
              </w:rPr>
            </w:rPrChange>
          </w:rPr>
          <w:t>generation</w:t>
        </w:r>
        <w:proofErr w:type="spellEnd"/>
        <w:r w:rsidRPr="00ED2FDA">
          <w:rPr>
            <w:rFonts w:ascii="Times New Roman" w:eastAsia="Times New Roman" w:hAnsi="Times New Roman" w:cs="Times New Roman"/>
            <w:kern w:val="0"/>
            <w:lang w:val="fr-FR" w:eastAsia="fr-FR"/>
            <w14:ligatures w14:val="none"/>
            <w:rPrChange w:id="335" w:author="Javier R Rigueiro" w:date="2026-02-26T18:09:00Z">
              <w:rPr>
                <w:lang w:val="fr-FR" w:eastAsia="fr-FR"/>
              </w:rPr>
            </w:rPrChange>
          </w:rPr>
          <w:t xml:space="preserve"> (NBS </w:t>
        </w:r>
        <w:proofErr w:type="spellStart"/>
        <w:r w:rsidRPr="00ED2FDA">
          <w:rPr>
            <w:rFonts w:ascii="Times New Roman" w:eastAsia="Times New Roman" w:hAnsi="Times New Roman" w:cs="Times New Roman"/>
            <w:kern w:val="0"/>
            <w:lang w:val="fr-FR" w:eastAsia="fr-FR"/>
            <w14:ligatures w14:val="none"/>
            <w:rPrChange w:id="336" w:author="Javier R Rigueiro" w:date="2026-02-26T18:09:00Z">
              <w:rPr>
                <w:lang w:val="fr-FR" w:eastAsia="fr-FR"/>
              </w:rPr>
            </w:rPrChange>
          </w:rPr>
          <w:t>testing</w:t>
        </w:r>
        <w:proofErr w:type="spellEnd"/>
        <w:r w:rsidRPr="00ED2FDA">
          <w:rPr>
            <w:rFonts w:ascii="Times New Roman" w:eastAsia="Times New Roman" w:hAnsi="Times New Roman" w:cs="Times New Roman"/>
            <w:kern w:val="0"/>
            <w:lang w:val="fr-FR" w:eastAsia="fr-FR"/>
            <w14:ligatures w14:val="none"/>
            <w:rPrChange w:id="337" w:author="Javier R Rigueiro" w:date="2026-02-26T18:09:00Z">
              <w:rPr>
                <w:lang w:val="fr-FR" w:eastAsia="fr-FR"/>
              </w:rPr>
            </w:rPrChange>
          </w:rPr>
          <w:t xml:space="preserve"> and monitoring; </w:t>
        </w:r>
        <w:proofErr w:type="spellStart"/>
        <w:r w:rsidRPr="00ED2FDA">
          <w:rPr>
            <w:rFonts w:ascii="Times New Roman" w:eastAsia="Times New Roman" w:hAnsi="Times New Roman" w:cs="Times New Roman"/>
            <w:kern w:val="0"/>
            <w:lang w:val="fr-FR" w:eastAsia="fr-FR"/>
            <w14:ligatures w14:val="none"/>
            <w:rPrChange w:id="338" w:author="Javier R Rigueiro" w:date="2026-02-26T18:09:00Z">
              <w:rPr>
                <w:lang w:val="fr-FR" w:eastAsia="fr-FR"/>
              </w:rPr>
            </w:rPrChange>
          </w:rPr>
          <w:t>modelling</w:t>
        </w:r>
        <w:proofErr w:type="spellEnd"/>
        <w:r w:rsidRPr="00ED2FDA">
          <w:rPr>
            <w:rFonts w:ascii="Times New Roman" w:eastAsia="Times New Roman" w:hAnsi="Times New Roman" w:cs="Times New Roman"/>
            <w:kern w:val="0"/>
            <w:lang w:val="fr-FR" w:eastAsia="fr-FR"/>
            <w14:ligatures w14:val="none"/>
            <w:rPrChange w:id="339" w:author="Javier R Rigueiro" w:date="2026-02-26T18:09:00Z">
              <w:rPr>
                <w:lang w:val="fr-FR" w:eastAsia="fr-FR"/>
              </w:rPr>
            </w:rPrChange>
          </w:rPr>
          <w:t xml:space="preserve"> outputs) </w:t>
        </w:r>
        <w:proofErr w:type="spellStart"/>
        <w:r w:rsidRPr="00ED2FDA">
          <w:rPr>
            <w:rFonts w:ascii="Times New Roman" w:eastAsia="Times New Roman" w:hAnsi="Times New Roman" w:cs="Times New Roman"/>
            <w:kern w:val="0"/>
            <w:lang w:val="fr-FR" w:eastAsia="fr-FR"/>
            <w14:ligatures w14:val="none"/>
            <w:rPrChange w:id="340" w:author="Javier R Rigueiro" w:date="2026-02-26T18:09:00Z">
              <w:rPr>
                <w:lang w:val="fr-FR" w:eastAsia="fr-FR"/>
              </w:rPr>
            </w:rPrChange>
          </w:rPr>
          <w:t>with</w:t>
        </w:r>
        <w:proofErr w:type="spellEnd"/>
        <w:r w:rsidRPr="00ED2FDA">
          <w:rPr>
            <w:rFonts w:ascii="Times New Roman" w:eastAsia="Times New Roman" w:hAnsi="Times New Roman" w:cs="Times New Roman"/>
            <w:kern w:val="0"/>
            <w:lang w:val="fr-FR" w:eastAsia="fr-FR"/>
            <w14:ligatures w14:val="none"/>
            <w:rPrChange w:id="341"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342" w:author="Javier R Rigueiro" w:date="2026-02-26T18:09:00Z">
              <w:rPr>
                <w:lang w:val="fr-FR" w:eastAsia="fr-FR"/>
              </w:rPr>
            </w:rPrChange>
          </w:rPr>
          <w:t>structured</w:t>
        </w:r>
        <w:proofErr w:type="spellEnd"/>
        <w:r w:rsidRPr="00ED2FDA">
          <w:rPr>
            <w:rFonts w:ascii="Times New Roman" w:eastAsia="Times New Roman" w:hAnsi="Times New Roman" w:cs="Times New Roman"/>
            <w:kern w:val="0"/>
            <w:lang w:val="fr-FR" w:eastAsia="fr-FR"/>
            <w14:ligatures w14:val="none"/>
            <w:rPrChange w:id="343" w:author="Javier R Rigueiro" w:date="2026-02-26T18:09:00Z">
              <w:rPr>
                <w:lang w:val="fr-FR" w:eastAsia="fr-FR"/>
              </w:rPr>
            </w:rPrChange>
          </w:rPr>
          <w:t xml:space="preserve"> stakeholder </w:t>
        </w:r>
        <w:proofErr w:type="spellStart"/>
        <w:r w:rsidRPr="00ED2FDA">
          <w:rPr>
            <w:rFonts w:ascii="Times New Roman" w:eastAsia="Times New Roman" w:hAnsi="Times New Roman" w:cs="Times New Roman"/>
            <w:kern w:val="0"/>
            <w:lang w:val="fr-FR" w:eastAsia="fr-FR"/>
            <w14:ligatures w14:val="none"/>
            <w:rPrChange w:id="344" w:author="Javier R Rigueiro" w:date="2026-02-26T18:09:00Z">
              <w:rPr>
                <w:lang w:val="fr-FR" w:eastAsia="fr-FR"/>
              </w:rPr>
            </w:rPrChange>
          </w:rPr>
          <w:t>involvement</w:t>
        </w:r>
        <w:proofErr w:type="spellEnd"/>
        <w:r w:rsidRPr="00ED2FDA">
          <w:rPr>
            <w:rFonts w:ascii="Times New Roman" w:eastAsia="Times New Roman" w:hAnsi="Times New Roman" w:cs="Times New Roman"/>
            <w:kern w:val="0"/>
            <w:lang w:val="fr-FR" w:eastAsia="fr-FR"/>
            <w14:ligatures w14:val="none"/>
            <w:rPrChange w:id="345" w:author="Javier R Rigueiro" w:date="2026-02-26T18:09:00Z">
              <w:rPr>
                <w:lang w:val="fr-FR" w:eastAsia="fr-FR"/>
              </w:rPr>
            </w:rPrChange>
          </w:rPr>
          <w:t xml:space="preserve"> and </w:t>
        </w:r>
        <w:proofErr w:type="spellStart"/>
        <w:r w:rsidRPr="00ED2FDA">
          <w:rPr>
            <w:rFonts w:ascii="Times New Roman" w:eastAsia="Times New Roman" w:hAnsi="Times New Roman" w:cs="Times New Roman"/>
            <w:kern w:val="0"/>
            <w:lang w:val="fr-FR" w:eastAsia="fr-FR"/>
            <w14:ligatures w14:val="none"/>
            <w:rPrChange w:id="346" w:author="Javier R Rigueiro" w:date="2026-02-26T18:09:00Z">
              <w:rPr>
                <w:lang w:val="fr-FR" w:eastAsia="fr-FR"/>
              </w:rPr>
            </w:rPrChange>
          </w:rPr>
          <w:t>gender-</w:t>
        </w:r>
      </w:ins>
      <w:ins w:id="347" w:author="Javier R Rigueiro" w:date="2026-02-26T18:07:00Z">
        <w:r w:rsidRPr="00ED2FDA">
          <w:rPr>
            <w:rFonts w:ascii="Times New Roman" w:eastAsia="Times New Roman" w:hAnsi="Times New Roman" w:cs="Times New Roman"/>
            <w:kern w:val="0"/>
            <w:lang w:val="fr-FR" w:eastAsia="fr-FR"/>
            <w14:ligatures w14:val="none"/>
            <w:rPrChange w:id="348" w:author="Javier R Rigueiro" w:date="2026-02-26T18:09:00Z">
              <w:rPr>
                <w:lang w:val="fr-FR" w:eastAsia="fr-FR"/>
              </w:rPr>
            </w:rPrChange>
          </w:rPr>
          <w:t>related</w:t>
        </w:r>
        <w:proofErr w:type="spellEnd"/>
        <w:r w:rsidRPr="00ED2FDA">
          <w:rPr>
            <w:rFonts w:ascii="Times New Roman" w:eastAsia="Times New Roman" w:hAnsi="Times New Roman" w:cs="Times New Roman"/>
            <w:kern w:val="0"/>
            <w:lang w:val="fr-FR" w:eastAsia="fr-FR"/>
            <w14:ligatures w14:val="none"/>
            <w:rPrChange w:id="349" w:author="Javier R Rigueiro" w:date="2026-02-26T18:09:00Z">
              <w:rPr>
                <w:lang w:val="fr-FR" w:eastAsia="fr-FR"/>
              </w:rPr>
            </w:rPrChange>
          </w:rPr>
          <w:t xml:space="preserve"> monit</w:t>
        </w:r>
      </w:ins>
      <w:ins w:id="350" w:author="Javier R Rigueiro" w:date="2026-02-26T18:06:00Z">
        <w:r w:rsidRPr="00ED2FDA">
          <w:rPr>
            <w:rFonts w:ascii="Times New Roman" w:eastAsia="Times New Roman" w:hAnsi="Times New Roman" w:cs="Times New Roman"/>
            <w:kern w:val="0"/>
            <w:lang w:val="fr-FR" w:eastAsia="fr-FR"/>
            <w14:ligatures w14:val="none"/>
            <w:rPrChange w:id="351" w:author="Javier R Rigueiro" w:date="2026-02-26T18:09:00Z">
              <w:rPr>
                <w:lang w:val="fr-FR" w:eastAsia="fr-FR"/>
              </w:rPr>
            </w:rPrChange>
          </w:rPr>
          <w:t xml:space="preserve">oring outputs </w:t>
        </w:r>
        <w:proofErr w:type="spellStart"/>
        <w:r w:rsidRPr="00ED2FDA">
          <w:rPr>
            <w:rFonts w:ascii="Times New Roman" w:eastAsia="Times New Roman" w:hAnsi="Times New Roman" w:cs="Times New Roman"/>
            <w:kern w:val="0"/>
            <w:lang w:val="fr-FR" w:eastAsia="fr-FR"/>
            <w14:ligatures w14:val="none"/>
            <w:rPrChange w:id="352" w:author="Javier R Rigueiro" w:date="2026-02-26T18:09:00Z">
              <w:rPr>
                <w:lang w:val="fr-FR" w:eastAsia="fr-FR"/>
              </w:rPr>
            </w:rPrChange>
          </w:rPr>
          <w:t>into</w:t>
        </w:r>
        <w:proofErr w:type="spellEnd"/>
        <w:r w:rsidRPr="00ED2FDA">
          <w:rPr>
            <w:rFonts w:ascii="Times New Roman" w:eastAsia="Times New Roman" w:hAnsi="Times New Roman" w:cs="Times New Roman"/>
            <w:kern w:val="0"/>
            <w:lang w:val="fr-FR" w:eastAsia="fr-FR"/>
            <w14:ligatures w14:val="none"/>
            <w:rPrChange w:id="353"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354" w:author="Javier R Rigueiro" w:date="2026-02-26T18:09:00Z">
              <w:rPr>
                <w:lang w:val="fr-FR" w:eastAsia="fr-FR"/>
              </w:rPr>
            </w:rPrChange>
          </w:rPr>
          <w:t>decision</w:t>
        </w:r>
        <w:proofErr w:type="spellEnd"/>
        <w:r w:rsidRPr="00ED2FDA">
          <w:rPr>
            <w:rFonts w:ascii="Times New Roman" w:eastAsia="Times New Roman" w:hAnsi="Times New Roman" w:cs="Times New Roman"/>
            <w:kern w:val="0"/>
            <w:lang w:val="fr-FR" w:eastAsia="fr-FR"/>
            <w14:ligatures w14:val="none"/>
            <w:rPrChange w:id="355" w:author="Javier R Rigueiro" w:date="2026-02-26T18:09:00Z">
              <w:rPr>
                <w:lang w:val="fr-FR" w:eastAsia="fr-FR"/>
              </w:rPr>
            </w:rPrChange>
          </w:rPr>
          <w:t xml:space="preserve">-support </w:t>
        </w:r>
        <w:proofErr w:type="spellStart"/>
        <w:r w:rsidRPr="00ED2FDA">
          <w:rPr>
            <w:rFonts w:ascii="Times New Roman" w:eastAsia="Times New Roman" w:hAnsi="Times New Roman" w:cs="Times New Roman"/>
            <w:kern w:val="0"/>
            <w:lang w:val="fr-FR" w:eastAsia="fr-FR"/>
            <w14:ligatures w14:val="none"/>
            <w:rPrChange w:id="356" w:author="Javier R Rigueiro" w:date="2026-02-26T18:09:00Z">
              <w:rPr>
                <w:lang w:val="fr-FR" w:eastAsia="fr-FR"/>
              </w:rPr>
            </w:rPrChange>
          </w:rPr>
          <w:t>processes</w:t>
        </w:r>
        <w:proofErr w:type="spellEnd"/>
        <w:r w:rsidRPr="00ED2FDA">
          <w:rPr>
            <w:rFonts w:ascii="Times New Roman" w:eastAsia="Times New Roman" w:hAnsi="Times New Roman" w:cs="Times New Roman"/>
            <w:kern w:val="0"/>
            <w:lang w:val="fr-FR" w:eastAsia="fr-FR"/>
            <w14:ligatures w14:val="none"/>
            <w:rPrChange w:id="357"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358" w:author="Javier R Rigueiro" w:date="2026-02-26T18:09:00Z">
              <w:rPr>
                <w:lang w:val="fr-FR" w:eastAsia="fr-FR"/>
              </w:rPr>
            </w:rPrChange>
          </w:rPr>
          <w:t>including</w:t>
        </w:r>
        <w:proofErr w:type="spellEnd"/>
        <w:r w:rsidRPr="00ED2FDA">
          <w:rPr>
            <w:rFonts w:ascii="Times New Roman" w:eastAsia="Times New Roman" w:hAnsi="Times New Roman" w:cs="Times New Roman"/>
            <w:kern w:val="0"/>
            <w:lang w:val="fr-FR" w:eastAsia="fr-FR"/>
            <w14:ligatures w14:val="none"/>
            <w:rPrChange w:id="359"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360" w:author="Javier R Rigueiro" w:date="2026-02-26T18:09:00Z">
              <w:rPr>
                <w:lang w:val="fr-FR" w:eastAsia="fr-FR"/>
              </w:rPr>
            </w:rPrChange>
          </w:rPr>
          <w:t>geospatial</w:t>
        </w:r>
        <w:proofErr w:type="spellEnd"/>
        <w:r w:rsidRPr="00ED2FDA">
          <w:rPr>
            <w:rFonts w:ascii="Times New Roman" w:eastAsia="Times New Roman" w:hAnsi="Times New Roman" w:cs="Times New Roman"/>
            <w:kern w:val="0"/>
            <w:lang w:val="fr-FR" w:eastAsia="fr-FR"/>
            <w14:ligatures w14:val="none"/>
            <w:rPrChange w:id="361"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362" w:author="Javier R Rigueiro" w:date="2026-02-26T18:09:00Z">
              <w:rPr>
                <w:lang w:val="fr-FR" w:eastAsia="fr-FR"/>
              </w:rPr>
            </w:rPrChange>
          </w:rPr>
          <w:t>evidence</w:t>
        </w:r>
        <w:proofErr w:type="spellEnd"/>
        <w:r w:rsidRPr="00ED2FDA">
          <w:rPr>
            <w:rFonts w:ascii="Times New Roman" w:eastAsia="Times New Roman" w:hAnsi="Times New Roman" w:cs="Times New Roman"/>
            <w:kern w:val="0"/>
            <w:lang w:val="fr-FR" w:eastAsia="fr-FR"/>
            <w14:ligatures w14:val="none"/>
            <w:rPrChange w:id="363"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364" w:author="Javier R Rigueiro" w:date="2026-02-26T18:09:00Z">
              <w:rPr>
                <w:lang w:val="fr-FR" w:eastAsia="fr-FR"/>
              </w:rPr>
            </w:rPrChange>
          </w:rPr>
          <w:t>produced</w:t>
        </w:r>
        <w:proofErr w:type="spellEnd"/>
        <w:r w:rsidRPr="00ED2FDA">
          <w:rPr>
            <w:rFonts w:ascii="Times New Roman" w:eastAsia="Times New Roman" w:hAnsi="Times New Roman" w:cs="Times New Roman"/>
            <w:kern w:val="0"/>
            <w:lang w:val="fr-FR" w:eastAsia="fr-FR"/>
            <w14:ligatures w14:val="none"/>
            <w:rPrChange w:id="365"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366" w:author="Javier R Rigueiro" w:date="2026-02-26T18:09:00Z">
              <w:rPr>
                <w:lang w:val="fr-FR" w:eastAsia="fr-FR"/>
              </w:rPr>
            </w:rPrChange>
          </w:rPr>
          <w:t>through</w:t>
        </w:r>
        <w:proofErr w:type="spellEnd"/>
        <w:r w:rsidRPr="00ED2FDA">
          <w:rPr>
            <w:rFonts w:ascii="Times New Roman" w:eastAsia="Times New Roman" w:hAnsi="Times New Roman" w:cs="Times New Roman"/>
            <w:kern w:val="0"/>
            <w:lang w:val="fr-FR" w:eastAsia="fr-FR"/>
            <w14:ligatures w14:val="none"/>
            <w:rPrChange w:id="367" w:author="Javier R Rigueiro" w:date="2026-02-26T18:09:00Z">
              <w:rPr>
                <w:lang w:val="fr-FR" w:eastAsia="fr-FR"/>
              </w:rPr>
            </w:rPrChange>
          </w:rPr>
          <w:t xml:space="preserve"> drone-</w:t>
        </w:r>
        <w:proofErr w:type="spellStart"/>
        <w:r w:rsidRPr="00ED2FDA">
          <w:rPr>
            <w:rFonts w:ascii="Times New Roman" w:eastAsia="Times New Roman" w:hAnsi="Times New Roman" w:cs="Times New Roman"/>
            <w:kern w:val="0"/>
            <w:lang w:val="fr-FR" w:eastAsia="fr-FR"/>
            <w14:ligatures w14:val="none"/>
            <w:rPrChange w:id="368" w:author="Javier R Rigueiro" w:date="2026-02-26T18:09:00Z">
              <w:rPr>
                <w:lang w:val="fr-FR" w:eastAsia="fr-FR"/>
              </w:rPr>
            </w:rPrChange>
          </w:rPr>
          <w:t>based</w:t>
        </w:r>
        <w:proofErr w:type="spellEnd"/>
        <w:r w:rsidRPr="00ED2FDA">
          <w:rPr>
            <w:rFonts w:ascii="Times New Roman" w:eastAsia="Times New Roman" w:hAnsi="Times New Roman" w:cs="Times New Roman"/>
            <w:kern w:val="0"/>
            <w:lang w:val="fr-FR" w:eastAsia="fr-FR"/>
            <w14:ligatures w14:val="none"/>
            <w:rPrChange w:id="369" w:author="Javier R Rigueiro" w:date="2026-02-26T18:09:00Z">
              <w:rPr>
                <w:lang w:val="fr-FR" w:eastAsia="fr-FR"/>
              </w:rPr>
            </w:rPrChange>
          </w:rPr>
          <w:t xml:space="preserve"> mapping and </w:t>
        </w:r>
        <w:proofErr w:type="spellStart"/>
        <w:r w:rsidRPr="00ED2FDA">
          <w:rPr>
            <w:rFonts w:ascii="Times New Roman" w:eastAsia="Times New Roman" w:hAnsi="Times New Roman" w:cs="Times New Roman"/>
            <w:kern w:val="0"/>
            <w:lang w:val="fr-FR" w:eastAsia="fr-FR"/>
            <w14:ligatures w14:val="none"/>
            <w:rPrChange w:id="370" w:author="Javier R Rigueiro" w:date="2026-02-26T18:09:00Z">
              <w:rPr>
                <w:lang w:val="fr-FR" w:eastAsia="fr-FR"/>
              </w:rPr>
            </w:rPrChange>
          </w:rPr>
          <w:t>project</w:t>
        </w:r>
        <w:proofErr w:type="spellEnd"/>
        <w:r w:rsidRPr="00ED2FDA">
          <w:rPr>
            <w:rFonts w:ascii="Times New Roman" w:eastAsia="Times New Roman" w:hAnsi="Times New Roman" w:cs="Times New Roman"/>
            <w:kern w:val="0"/>
            <w:lang w:val="fr-FR" w:eastAsia="fr-FR"/>
            <w14:ligatures w14:val="none"/>
            <w:rPrChange w:id="371"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372" w:author="Javier R Rigueiro" w:date="2026-02-26T18:09:00Z">
              <w:rPr>
                <w:lang w:val="fr-FR" w:eastAsia="fr-FR"/>
              </w:rPr>
            </w:rPrChange>
          </w:rPr>
          <w:t>analytical</w:t>
        </w:r>
        <w:proofErr w:type="spellEnd"/>
        <w:r w:rsidRPr="00ED2FDA">
          <w:rPr>
            <w:rFonts w:ascii="Times New Roman" w:eastAsia="Times New Roman" w:hAnsi="Times New Roman" w:cs="Times New Roman"/>
            <w:kern w:val="0"/>
            <w:lang w:val="fr-FR" w:eastAsia="fr-FR"/>
            <w14:ligatures w14:val="none"/>
            <w:rPrChange w:id="373" w:author="Javier R Rigueiro" w:date="2026-02-26T18:09:00Z">
              <w:rPr>
                <w:lang w:val="fr-FR" w:eastAsia="fr-FR"/>
              </w:rPr>
            </w:rPrChange>
          </w:rPr>
          <w:t xml:space="preserve"> workflows (e.g., </w:t>
        </w:r>
        <w:proofErr w:type="spellStart"/>
        <w:r w:rsidRPr="00ED2FDA">
          <w:rPr>
            <w:rFonts w:ascii="Times New Roman" w:eastAsia="Times New Roman" w:hAnsi="Times New Roman" w:cs="Times New Roman"/>
            <w:kern w:val="0"/>
            <w:lang w:val="fr-FR" w:eastAsia="fr-FR"/>
            <w14:ligatures w14:val="none"/>
            <w:rPrChange w:id="374" w:author="Javier R Rigueiro" w:date="2026-02-26T18:09:00Z">
              <w:rPr>
                <w:lang w:val="fr-FR" w:eastAsia="fr-FR"/>
              </w:rPr>
            </w:rPrChange>
          </w:rPr>
          <w:t>vulnerability</w:t>
        </w:r>
        <w:proofErr w:type="spellEnd"/>
        <w:r w:rsidRPr="00ED2FDA">
          <w:rPr>
            <w:rFonts w:ascii="Times New Roman" w:eastAsia="Times New Roman" w:hAnsi="Times New Roman" w:cs="Times New Roman"/>
            <w:kern w:val="0"/>
            <w:lang w:val="fr-FR" w:eastAsia="fr-FR"/>
            <w14:ligatures w14:val="none"/>
            <w:rPrChange w:id="375" w:author="Javier R Rigueiro" w:date="2026-02-26T18:09:00Z">
              <w:rPr>
                <w:lang w:val="fr-FR" w:eastAsia="fr-FR"/>
              </w:rPr>
            </w:rPrChange>
          </w:rPr>
          <w:t xml:space="preserve"> mapping and spatial </w:t>
        </w:r>
        <w:proofErr w:type="spellStart"/>
        <w:r w:rsidRPr="00ED2FDA">
          <w:rPr>
            <w:rFonts w:ascii="Times New Roman" w:eastAsia="Times New Roman" w:hAnsi="Times New Roman" w:cs="Times New Roman"/>
            <w:kern w:val="0"/>
            <w:lang w:val="fr-FR" w:eastAsia="fr-FR"/>
            <w14:ligatures w14:val="none"/>
            <w:rPrChange w:id="376" w:author="Javier R Rigueiro" w:date="2026-02-26T18:09:00Z">
              <w:rPr>
                <w:lang w:val="fr-FR" w:eastAsia="fr-FR"/>
              </w:rPr>
            </w:rPrChange>
          </w:rPr>
          <w:t>decision</w:t>
        </w:r>
        <w:proofErr w:type="spellEnd"/>
        <w:r w:rsidRPr="00ED2FDA">
          <w:rPr>
            <w:rFonts w:ascii="Times New Roman" w:eastAsia="Times New Roman" w:hAnsi="Times New Roman" w:cs="Times New Roman"/>
            <w:kern w:val="0"/>
            <w:lang w:val="fr-FR" w:eastAsia="fr-FR"/>
            <w14:ligatures w14:val="none"/>
            <w:rPrChange w:id="377" w:author="Javier R Rigueiro" w:date="2026-02-26T18:09:00Z">
              <w:rPr>
                <w:lang w:val="fr-FR" w:eastAsia="fr-FR"/>
              </w:rPr>
            </w:rPrChange>
          </w:rPr>
          <w:t xml:space="preserve">-support), to support more transparent discussion of </w:t>
        </w:r>
        <w:proofErr w:type="spellStart"/>
        <w:r w:rsidRPr="00ED2FDA">
          <w:rPr>
            <w:rFonts w:ascii="Times New Roman" w:eastAsia="Times New Roman" w:hAnsi="Times New Roman" w:cs="Times New Roman"/>
            <w:kern w:val="0"/>
            <w:lang w:val="fr-FR" w:eastAsia="fr-FR"/>
            <w14:ligatures w14:val="none"/>
            <w:rPrChange w:id="378" w:author="Javier R Rigueiro" w:date="2026-02-26T18:09:00Z">
              <w:rPr>
                <w:lang w:val="fr-FR" w:eastAsia="fr-FR"/>
              </w:rPr>
            </w:rPrChange>
          </w:rPr>
          <w:t>risks</w:t>
        </w:r>
        <w:proofErr w:type="spellEnd"/>
        <w:r w:rsidRPr="00ED2FDA">
          <w:rPr>
            <w:rFonts w:ascii="Times New Roman" w:eastAsia="Times New Roman" w:hAnsi="Times New Roman" w:cs="Times New Roman"/>
            <w:kern w:val="0"/>
            <w:lang w:val="fr-FR" w:eastAsia="fr-FR"/>
            <w14:ligatures w14:val="none"/>
            <w:rPrChange w:id="379" w:author="Javier R Rigueiro" w:date="2026-02-26T18:09:00Z">
              <w:rPr>
                <w:lang w:val="fr-FR" w:eastAsia="fr-FR"/>
              </w:rPr>
            </w:rPrChange>
          </w:rPr>
          <w:t xml:space="preserve"> and options </w:t>
        </w:r>
        <w:proofErr w:type="spellStart"/>
        <w:r w:rsidRPr="00ED2FDA">
          <w:rPr>
            <w:rFonts w:ascii="Times New Roman" w:eastAsia="Times New Roman" w:hAnsi="Times New Roman" w:cs="Times New Roman"/>
            <w:kern w:val="0"/>
            <w:lang w:val="fr-FR" w:eastAsia="fr-FR"/>
            <w14:ligatures w14:val="none"/>
            <w:rPrChange w:id="380" w:author="Javier R Rigueiro" w:date="2026-02-26T18:09:00Z">
              <w:rPr>
                <w:lang w:val="fr-FR" w:eastAsia="fr-FR"/>
              </w:rPr>
            </w:rPrChange>
          </w:rPr>
          <w:t>with</w:t>
        </w:r>
        <w:proofErr w:type="spellEnd"/>
        <w:r w:rsidRPr="00ED2FDA">
          <w:rPr>
            <w:rFonts w:ascii="Times New Roman" w:eastAsia="Times New Roman" w:hAnsi="Times New Roman" w:cs="Times New Roman"/>
            <w:kern w:val="0"/>
            <w:lang w:val="fr-FR" w:eastAsia="fr-FR"/>
            <w14:ligatures w14:val="none"/>
            <w:rPrChange w:id="381"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382" w:author="Javier R Rigueiro" w:date="2026-02-26T18:09:00Z">
              <w:rPr>
                <w:lang w:val="fr-FR" w:eastAsia="fr-FR"/>
              </w:rPr>
            </w:rPrChange>
          </w:rPr>
          <w:t>competent</w:t>
        </w:r>
        <w:proofErr w:type="spellEnd"/>
        <w:r w:rsidRPr="00ED2FDA">
          <w:rPr>
            <w:rFonts w:ascii="Times New Roman" w:eastAsia="Times New Roman" w:hAnsi="Times New Roman" w:cs="Times New Roman"/>
            <w:kern w:val="0"/>
            <w:lang w:val="fr-FR" w:eastAsia="fr-FR"/>
            <w14:ligatures w14:val="none"/>
            <w:rPrChange w:id="383"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384" w:author="Javier R Rigueiro" w:date="2026-02-26T18:09:00Z">
              <w:rPr>
                <w:lang w:val="fr-FR" w:eastAsia="fr-FR"/>
              </w:rPr>
            </w:rPrChange>
          </w:rPr>
          <w:t>authorities</w:t>
        </w:r>
        <w:proofErr w:type="spellEnd"/>
        <w:r w:rsidRPr="00ED2FDA">
          <w:rPr>
            <w:rFonts w:ascii="Times New Roman" w:eastAsia="Times New Roman" w:hAnsi="Times New Roman" w:cs="Times New Roman"/>
            <w:kern w:val="0"/>
            <w:lang w:val="fr-FR" w:eastAsia="fr-FR"/>
            <w14:ligatures w14:val="none"/>
            <w:rPrChange w:id="385" w:author="Javier R Rigueiro" w:date="2026-02-26T18:09:00Z">
              <w:rPr>
                <w:lang w:val="fr-FR" w:eastAsia="fr-FR"/>
              </w:rPr>
            </w:rPrChange>
          </w:rPr>
          <w:t xml:space="preserve"> and local </w:t>
        </w:r>
        <w:proofErr w:type="spellStart"/>
        <w:r w:rsidRPr="00ED2FDA">
          <w:rPr>
            <w:rFonts w:ascii="Times New Roman" w:eastAsia="Times New Roman" w:hAnsi="Times New Roman" w:cs="Times New Roman"/>
            <w:kern w:val="0"/>
            <w:lang w:val="fr-FR" w:eastAsia="fr-FR"/>
            <w14:ligatures w14:val="none"/>
            <w:rPrChange w:id="386" w:author="Javier R Rigueiro" w:date="2026-02-26T18:09:00Z">
              <w:rPr>
                <w:lang w:val="fr-FR" w:eastAsia="fr-FR"/>
              </w:rPr>
            </w:rPrChange>
          </w:rPr>
          <w:t>actors</w:t>
        </w:r>
        <w:proofErr w:type="spellEnd"/>
        <w:r w:rsidRPr="00ED2FDA">
          <w:rPr>
            <w:rFonts w:ascii="Times New Roman" w:eastAsia="Times New Roman" w:hAnsi="Times New Roman" w:cs="Times New Roman"/>
            <w:kern w:val="0"/>
            <w:lang w:val="fr-FR" w:eastAsia="fr-FR"/>
            <w14:ligatures w14:val="none"/>
            <w:rPrChange w:id="387" w:author="Javier R Rigueiro" w:date="2026-02-26T18:09:00Z">
              <w:rPr>
                <w:lang w:val="fr-FR" w:eastAsia="fr-FR"/>
              </w:rPr>
            </w:rPrChange>
          </w:rPr>
          <w:t xml:space="preserve">. </w:t>
        </w:r>
      </w:ins>
    </w:p>
    <w:p w14:paraId="0893BEDC" w14:textId="05BE1C44" w:rsidR="00ED2FDA" w:rsidRPr="00ED2FDA" w:rsidRDefault="00ED2FDA" w:rsidP="00ED2FDA">
      <w:pPr>
        <w:pStyle w:val="ListParagraph"/>
        <w:numPr>
          <w:ilvl w:val="0"/>
          <w:numId w:val="24"/>
        </w:numPr>
        <w:jc w:val="both"/>
        <w:rPr>
          <w:ins w:id="388" w:author="Javier R Rigueiro" w:date="2026-02-26T18:06:00Z"/>
          <w:rFonts w:ascii="Times New Roman" w:eastAsia="Times New Roman" w:hAnsi="Times New Roman" w:cs="Times New Roman"/>
          <w:kern w:val="0"/>
          <w:lang w:val="fr-FR" w:eastAsia="fr-FR"/>
          <w14:ligatures w14:val="none"/>
          <w:rPrChange w:id="389" w:author="Javier R Rigueiro" w:date="2026-02-26T18:09:00Z">
            <w:rPr>
              <w:ins w:id="390" w:author="Javier R Rigueiro" w:date="2026-02-26T18:06:00Z"/>
              <w:lang w:val="fr-FR" w:eastAsia="fr-FR"/>
            </w:rPr>
          </w:rPrChange>
        </w:rPr>
        <w:pPrChange w:id="391" w:author="Javier R Rigueiro" w:date="2026-02-26T18:10:00Z">
          <w:pPr/>
        </w:pPrChange>
      </w:pPr>
      <w:ins w:id="392" w:author="Javier R Rigueiro" w:date="2026-02-26T18:06:00Z">
        <w:r w:rsidRPr="00ED2FDA">
          <w:rPr>
            <w:rFonts w:ascii="Times New Roman" w:eastAsia="Times New Roman" w:hAnsi="Times New Roman" w:cs="Times New Roman"/>
            <w:kern w:val="0"/>
            <w:lang w:val="fr-FR" w:eastAsia="fr-FR"/>
            <w14:ligatures w14:val="none"/>
            <w:rPrChange w:id="393" w:author="Javier R Rigueiro" w:date="2026-02-26T18:09:00Z">
              <w:rPr>
                <w:lang w:val="fr-FR" w:eastAsia="fr-FR"/>
              </w:rPr>
            </w:rPrChange>
          </w:rPr>
          <w:t>AI- and GIS-</w:t>
        </w:r>
        <w:proofErr w:type="spellStart"/>
        <w:r w:rsidRPr="00ED2FDA">
          <w:rPr>
            <w:rFonts w:ascii="Times New Roman" w:eastAsia="Times New Roman" w:hAnsi="Times New Roman" w:cs="Times New Roman"/>
            <w:kern w:val="0"/>
            <w:lang w:val="fr-FR" w:eastAsia="fr-FR"/>
            <w14:ligatures w14:val="none"/>
            <w:rPrChange w:id="394" w:author="Javier R Rigueiro" w:date="2026-02-26T18:09:00Z">
              <w:rPr>
                <w:lang w:val="fr-FR" w:eastAsia="fr-FR"/>
              </w:rPr>
            </w:rPrChange>
          </w:rPr>
          <w:t>supported</w:t>
        </w:r>
        <w:proofErr w:type="spellEnd"/>
        <w:r w:rsidRPr="00ED2FDA">
          <w:rPr>
            <w:rFonts w:ascii="Times New Roman" w:eastAsia="Times New Roman" w:hAnsi="Times New Roman" w:cs="Times New Roman"/>
            <w:kern w:val="0"/>
            <w:lang w:val="fr-FR" w:eastAsia="fr-FR"/>
            <w14:ligatures w14:val="none"/>
            <w:rPrChange w:id="395"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396" w:author="Javier R Rigueiro" w:date="2026-02-26T18:09:00Z">
              <w:rPr>
                <w:lang w:val="fr-FR" w:eastAsia="fr-FR"/>
              </w:rPr>
            </w:rPrChange>
          </w:rPr>
          <w:t>vulnerability</w:t>
        </w:r>
        <w:proofErr w:type="spellEnd"/>
        <w:r w:rsidRPr="00ED2FDA">
          <w:rPr>
            <w:rFonts w:ascii="Times New Roman" w:eastAsia="Times New Roman" w:hAnsi="Times New Roman" w:cs="Times New Roman"/>
            <w:kern w:val="0"/>
            <w:lang w:val="fr-FR" w:eastAsia="fr-FR"/>
            <w14:ligatures w14:val="none"/>
            <w:rPrChange w:id="397"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398" w:author="Javier R Rigueiro" w:date="2026-02-26T18:09:00Z">
              <w:rPr>
                <w:lang w:val="fr-FR" w:eastAsia="fr-FR"/>
              </w:rPr>
            </w:rPrChange>
          </w:rPr>
          <w:t>cartography</w:t>
        </w:r>
        <w:proofErr w:type="spellEnd"/>
        <w:r w:rsidRPr="00ED2FDA">
          <w:rPr>
            <w:rFonts w:ascii="Times New Roman" w:eastAsia="Times New Roman" w:hAnsi="Times New Roman" w:cs="Times New Roman"/>
            <w:kern w:val="0"/>
            <w:lang w:val="fr-FR" w:eastAsia="fr-FR"/>
            <w14:ligatures w14:val="none"/>
            <w:rPrChange w:id="399" w:author="Javier R Rigueiro" w:date="2026-02-26T18:09:00Z">
              <w:rPr>
                <w:lang w:val="fr-FR" w:eastAsia="fr-FR"/>
              </w:rPr>
            </w:rPrChange>
          </w:rPr>
          <w:t xml:space="preserve"> and </w:t>
        </w:r>
        <w:proofErr w:type="spellStart"/>
        <w:r w:rsidRPr="00ED2FDA">
          <w:rPr>
            <w:rFonts w:ascii="Times New Roman" w:eastAsia="Times New Roman" w:hAnsi="Times New Roman" w:cs="Times New Roman"/>
            <w:kern w:val="0"/>
            <w:lang w:val="fr-FR" w:eastAsia="fr-FR"/>
            <w14:ligatures w14:val="none"/>
            <w:rPrChange w:id="400" w:author="Javier R Rigueiro" w:date="2026-02-26T18:09:00Z">
              <w:rPr>
                <w:lang w:val="fr-FR" w:eastAsia="fr-FR"/>
              </w:rPr>
            </w:rPrChange>
          </w:rPr>
          <w:t>modelling</w:t>
        </w:r>
        <w:proofErr w:type="spellEnd"/>
        <w:r w:rsidRPr="00ED2FDA">
          <w:rPr>
            <w:rFonts w:ascii="Times New Roman" w:eastAsia="Times New Roman" w:hAnsi="Times New Roman" w:cs="Times New Roman"/>
            <w:kern w:val="0"/>
            <w:lang w:val="fr-FR" w:eastAsia="fr-FR"/>
            <w14:ligatures w14:val="none"/>
            <w:rPrChange w:id="401" w:author="Javier R Rigueiro" w:date="2026-02-26T18:09:00Z">
              <w:rPr>
                <w:lang w:val="fr-FR" w:eastAsia="fr-FR"/>
              </w:rPr>
            </w:rPrChange>
          </w:rPr>
          <w:t xml:space="preserve"> as a </w:t>
        </w:r>
        <w:proofErr w:type="spellStart"/>
        <w:r w:rsidRPr="00ED2FDA">
          <w:rPr>
            <w:rFonts w:ascii="Times New Roman" w:eastAsia="Times New Roman" w:hAnsi="Times New Roman" w:cs="Times New Roman"/>
            <w:kern w:val="0"/>
            <w:lang w:val="fr-FR" w:eastAsia="fr-FR"/>
            <w14:ligatures w14:val="none"/>
            <w:rPrChange w:id="402" w:author="Javier R Rigueiro" w:date="2026-02-26T18:09:00Z">
              <w:rPr>
                <w:lang w:val="fr-FR" w:eastAsia="fr-FR"/>
              </w:rPr>
            </w:rPrChange>
          </w:rPr>
          <w:t>common</w:t>
        </w:r>
        <w:proofErr w:type="spellEnd"/>
        <w:r w:rsidRPr="00ED2FDA">
          <w:rPr>
            <w:rFonts w:ascii="Times New Roman" w:eastAsia="Times New Roman" w:hAnsi="Times New Roman" w:cs="Times New Roman"/>
            <w:kern w:val="0"/>
            <w:lang w:val="fr-FR" w:eastAsia="fr-FR"/>
            <w14:ligatures w14:val="none"/>
            <w:rPrChange w:id="403"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404" w:author="Javier R Rigueiro" w:date="2026-02-26T18:09:00Z">
              <w:rPr>
                <w:lang w:val="fr-FR" w:eastAsia="fr-FR"/>
              </w:rPr>
            </w:rPrChange>
          </w:rPr>
          <w:t>technical</w:t>
        </w:r>
        <w:proofErr w:type="spellEnd"/>
        <w:r w:rsidRPr="00ED2FDA">
          <w:rPr>
            <w:rFonts w:ascii="Times New Roman" w:eastAsia="Times New Roman" w:hAnsi="Times New Roman" w:cs="Times New Roman"/>
            <w:kern w:val="0"/>
            <w:lang w:val="fr-FR" w:eastAsia="fr-FR"/>
            <w14:ligatures w14:val="none"/>
            <w:rPrChange w:id="405" w:author="Javier R Rigueiro" w:date="2026-02-26T18:09:00Z">
              <w:rPr>
                <w:lang w:val="fr-FR" w:eastAsia="fr-FR"/>
              </w:rPr>
            </w:rPrChange>
          </w:rPr>
          <w:t xml:space="preserve"> basis for dialogue </w:t>
        </w:r>
        <w:proofErr w:type="spellStart"/>
        <w:r w:rsidRPr="00ED2FDA">
          <w:rPr>
            <w:rFonts w:ascii="Times New Roman" w:eastAsia="Times New Roman" w:hAnsi="Times New Roman" w:cs="Times New Roman"/>
            <w:kern w:val="0"/>
            <w:lang w:val="fr-FR" w:eastAsia="fr-FR"/>
            <w14:ligatures w14:val="none"/>
            <w:rPrChange w:id="406" w:author="Javier R Rigueiro" w:date="2026-02-26T18:09:00Z">
              <w:rPr>
                <w:lang w:val="fr-FR" w:eastAsia="fr-FR"/>
              </w:rPr>
            </w:rPrChange>
          </w:rPr>
          <w:t>with</w:t>
        </w:r>
        <w:proofErr w:type="spellEnd"/>
        <w:r w:rsidRPr="00ED2FDA">
          <w:rPr>
            <w:rFonts w:ascii="Times New Roman" w:eastAsia="Times New Roman" w:hAnsi="Times New Roman" w:cs="Times New Roman"/>
            <w:kern w:val="0"/>
            <w:lang w:val="fr-FR" w:eastAsia="fr-FR"/>
            <w14:ligatures w14:val="none"/>
            <w:rPrChange w:id="407" w:author="Javier R Rigueiro" w:date="2026-02-26T18:09:00Z">
              <w:rPr>
                <w:lang w:val="fr-FR" w:eastAsia="fr-FR"/>
              </w:rPr>
            </w:rPrChange>
          </w:rPr>
          <w:t xml:space="preserve"> stakeholders and </w:t>
        </w:r>
        <w:proofErr w:type="spellStart"/>
        <w:r w:rsidRPr="00ED2FDA">
          <w:rPr>
            <w:rFonts w:ascii="Times New Roman" w:eastAsia="Times New Roman" w:hAnsi="Times New Roman" w:cs="Times New Roman"/>
            <w:kern w:val="0"/>
            <w:lang w:val="fr-FR" w:eastAsia="fr-FR"/>
            <w14:ligatures w14:val="none"/>
            <w:rPrChange w:id="408" w:author="Javier R Rigueiro" w:date="2026-02-26T18:09:00Z">
              <w:rPr>
                <w:lang w:val="fr-FR" w:eastAsia="fr-FR"/>
              </w:rPr>
            </w:rPrChange>
          </w:rPr>
          <w:t>policy</w:t>
        </w:r>
        <w:proofErr w:type="spellEnd"/>
        <w:r w:rsidRPr="00ED2FDA">
          <w:rPr>
            <w:rFonts w:ascii="Times New Roman" w:eastAsia="Times New Roman" w:hAnsi="Times New Roman" w:cs="Times New Roman"/>
            <w:kern w:val="0"/>
            <w:lang w:val="fr-FR" w:eastAsia="fr-FR"/>
            <w14:ligatures w14:val="none"/>
            <w:rPrChange w:id="409"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410" w:author="Javier R Rigueiro" w:date="2026-02-26T18:09:00Z">
              <w:rPr>
                <w:lang w:val="fr-FR" w:eastAsia="fr-FR"/>
              </w:rPr>
            </w:rPrChange>
          </w:rPr>
          <w:t>actors</w:t>
        </w:r>
        <w:proofErr w:type="spellEnd"/>
        <w:r w:rsidRPr="00ED2FDA">
          <w:rPr>
            <w:rFonts w:ascii="Times New Roman" w:eastAsia="Times New Roman" w:hAnsi="Times New Roman" w:cs="Times New Roman"/>
            <w:kern w:val="0"/>
            <w:lang w:val="fr-FR" w:eastAsia="fr-FR"/>
            <w14:ligatures w14:val="none"/>
            <w:rPrChange w:id="411" w:author="Javier R Rigueiro" w:date="2026-02-26T18:09:00Z">
              <w:rPr>
                <w:lang w:val="fr-FR" w:eastAsia="fr-FR"/>
              </w:rPr>
            </w:rPrChange>
          </w:rPr>
          <w:t xml:space="preserve"> on </w:t>
        </w:r>
        <w:proofErr w:type="spellStart"/>
        <w:r w:rsidRPr="00ED2FDA">
          <w:rPr>
            <w:rFonts w:ascii="Times New Roman" w:eastAsia="Times New Roman" w:hAnsi="Times New Roman" w:cs="Times New Roman"/>
            <w:kern w:val="0"/>
            <w:lang w:val="fr-FR" w:eastAsia="fr-FR"/>
            <w14:ligatures w14:val="none"/>
            <w:rPrChange w:id="412" w:author="Javier R Rigueiro" w:date="2026-02-26T18:09:00Z">
              <w:rPr>
                <w:lang w:val="fr-FR" w:eastAsia="fr-FR"/>
              </w:rPr>
            </w:rPrChange>
          </w:rPr>
          <w:t>post-fire</w:t>
        </w:r>
        <w:proofErr w:type="spellEnd"/>
        <w:r w:rsidRPr="00ED2FDA">
          <w:rPr>
            <w:rFonts w:ascii="Times New Roman" w:eastAsia="Times New Roman" w:hAnsi="Times New Roman" w:cs="Times New Roman"/>
            <w:kern w:val="0"/>
            <w:lang w:val="fr-FR" w:eastAsia="fr-FR"/>
            <w14:ligatures w14:val="none"/>
            <w:rPrChange w:id="413" w:author="Javier R Rigueiro" w:date="2026-02-26T18:09:00Z">
              <w:rPr>
                <w:lang w:val="fr-FR" w:eastAsia="fr-FR"/>
              </w:rPr>
            </w:rPrChange>
          </w:rPr>
          <w:t xml:space="preserve"> pressures, pollution </w:t>
        </w:r>
        <w:proofErr w:type="spellStart"/>
        <w:r w:rsidRPr="00ED2FDA">
          <w:rPr>
            <w:rFonts w:ascii="Times New Roman" w:eastAsia="Times New Roman" w:hAnsi="Times New Roman" w:cs="Times New Roman"/>
            <w:kern w:val="0"/>
            <w:lang w:val="fr-FR" w:eastAsia="fr-FR"/>
            <w14:ligatures w14:val="none"/>
            <w:rPrChange w:id="414" w:author="Javier R Rigueiro" w:date="2026-02-26T18:09:00Z">
              <w:rPr>
                <w:lang w:val="fr-FR" w:eastAsia="fr-FR"/>
              </w:rPr>
            </w:rPrChange>
          </w:rPr>
          <w:t>risks</w:t>
        </w:r>
        <w:proofErr w:type="spellEnd"/>
        <w:r w:rsidRPr="00ED2FDA">
          <w:rPr>
            <w:rFonts w:ascii="Times New Roman" w:eastAsia="Times New Roman" w:hAnsi="Times New Roman" w:cs="Times New Roman"/>
            <w:kern w:val="0"/>
            <w:lang w:val="fr-FR" w:eastAsia="fr-FR"/>
            <w14:ligatures w14:val="none"/>
            <w:rPrChange w:id="415" w:author="Javier R Rigueiro" w:date="2026-02-26T18:09:00Z">
              <w:rPr>
                <w:lang w:val="fr-FR" w:eastAsia="fr-FR"/>
              </w:rPr>
            </w:rPrChange>
          </w:rPr>
          <w:t xml:space="preserve">, and </w:t>
        </w:r>
        <w:proofErr w:type="spellStart"/>
        <w:r w:rsidRPr="00ED2FDA">
          <w:rPr>
            <w:rFonts w:ascii="Times New Roman" w:eastAsia="Times New Roman" w:hAnsi="Times New Roman" w:cs="Times New Roman"/>
            <w:kern w:val="0"/>
            <w:lang w:val="fr-FR" w:eastAsia="fr-FR"/>
            <w14:ligatures w14:val="none"/>
            <w:rPrChange w:id="416" w:author="Javier R Rigueiro" w:date="2026-02-26T18:09:00Z">
              <w:rPr>
                <w:lang w:val="fr-FR" w:eastAsia="fr-FR"/>
              </w:rPr>
            </w:rPrChange>
          </w:rPr>
          <w:t>priority</w:t>
        </w:r>
        <w:proofErr w:type="spellEnd"/>
        <w:r w:rsidRPr="00ED2FDA">
          <w:rPr>
            <w:rFonts w:ascii="Times New Roman" w:eastAsia="Times New Roman" w:hAnsi="Times New Roman" w:cs="Times New Roman"/>
            <w:kern w:val="0"/>
            <w:lang w:val="fr-FR" w:eastAsia="fr-FR"/>
            <w14:ligatures w14:val="none"/>
            <w:rPrChange w:id="417" w:author="Javier R Rigueiro" w:date="2026-02-26T18:09:00Z">
              <w:rPr>
                <w:lang w:val="fr-FR" w:eastAsia="fr-FR"/>
              </w:rPr>
            </w:rPrChange>
          </w:rPr>
          <w:t xml:space="preserve"> areas for intervention, consistent </w:t>
        </w:r>
        <w:proofErr w:type="spellStart"/>
        <w:r w:rsidRPr="00ED2FDA">
          <w:rPr>
            <w:rFonts w:ascii="Times New Roman" w:eastAsia="Times New Roman" w:hAnsi="Times New Roman" w:cs="Times New Roman"/>
            <w:kern w:val="0"/>
            <w:lang w:val="fr-FR" w:eastAsia="fr-FR"/>
            <w14:ligatures w14:val="none"/>
            <w:rPrChange w:id="418" w:author="Javier R Rigueiro" w:date="2026-02-26T18:09:00Z">
              <w:rPr>
                <w:lang w:val="fr-FR" w:eastAsia="fr-FR"/>
              </w:rPr>
            </w:rPrChange>
          </w:rPr>
          <w:t>with</w:t>
        </w:r>
        <w:proofErr w:type="spellEnd"/>
        <w:r w:rsidRPr="00ED2FDA">
          <w:rPr>
            <w:rFonts w:ascii="Times New Roman" w:eastAsia="Times New Roman" w:hAnsi="Times New Roman" w:cs="Times New Roman"/>
            <w:kern w:val="0"/>
            <w:lang w:val="fr-FR" w:eastAsia="fr-FR"/>
            <w14:ligatures w14:val="none"/>
            <w:rPrChange w:id="419" w:author="Javier R Rigueiro" w:date="2026-02-26T18:09:00Z">
              <w:rPr>
                <w:lang w:val="fr-FR" w:eastAsia="fr-FR"/>
              </w:rPr>
            </w:rPrChange>
          </w:rPr>
          <w:t xml:space="preserve"> SAVE </w:t>
        </w:r>
        <w:proofErr w:type="spellStart"/>
        <w:r w:rsidRPr="00ED2FDA">
          <w:rPr>
            <w:rFonts w:ascii="Times New Roman" w:eastAsia="Times New Roman" w:hAnsi="Times New Roman" w:cs="Times New Roman"/>
            <w:kern w:val="0"/>
            <w:lang w:val="fr-FR" w:eastAsia="fr-FR"/>
            <w14:ligatures w14:val="none"/>
            <w:rPrChange w:id="420" w:author="Javier R Rigueiro" w:date="2026-02-26T18:09:00Z">
              <w:rPr>
                <w:lang w:val="fr-FR" w:eastAsia="fr-FR"/>
              </w:rPr>
            </w:rPrChange>
          </w:rPr>
          <w:t>water’s</w:t>
        </w:r>
        <w:proofErr w:type="spellEnd"/>
        <w:r w:rsidRPr="00ED2FDA">
          <w:rPr>
            <w:rFonts w:ascii="Times New Roman" w:eastAsia="Times New Roman" w:hAnsi="Times New Roman" w:cs="Times New Roman"/>
            <w:kern w:val="0"/>
            <w:lang w:val="fr-FR" w:eastAsia="fr-FR"/>
            <w14:ligatures w14:val="none"/>
            <w:rPrChange w:id="421" w:author="Javier R Rigueiro" w:date="2026-02-26T18:09:00Z">
              <w:rPr>
                <w:lang w:val="fr-FR" w:eastAsia="fr-FR"/>
              </w:rPr>
            </w:rPrChange>
          </w:rPr>
          <w:t xml:space="preserve"> objective of </w:t>
        </w:r>
        <w:proofErr w:type="spellStart"/>
        <w:r w:rsidRPr="00ED2FDA">
          <w:rPr>
            <w:rFonts w:ascii="Times New Roman" w:eastAsia="Times New Roman" w:hAnsi="Times New Roman" w:cs="Times New Roman"/>
            <w:kern w:val="0"/>
            <w:lang w:val="fr-FR" w:eastAsia="fr-FR"/>
            <w14:ligatures w14:val="none"/>
            <w:rPrChange w:id="422" w:author="Javier R Rigueiro" w:date="2026-02-26T18:09:00Z">
              <w:rPr>
                <w:lang w:val="fr-FR" w:eastAsia="fr-FR"/>
              </w:rPr>
            </w:rPrChange>
          </w:rPr>
          <w:t>providing</w:t>
        </w:r>
        <w:proofErr w:type="spellEnd"/>
        <w:r w:rsidRPr="00ED2FDA">
          <w:rPr>
            <w:rFonts w:ascii="Times New Roman" w:eastAsia="Times New Roman" w:hAnsi="Times New Roman" w:cs="Times New Roman"/>
            <w:kern w:val="0"/>
            <w:lang w:val="fr-FR" w:eastAsia="fr-FR"/>
            <w14:ligatures w14:val="none"/>
            <w:rPrChange w:id="423"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424" w:author="Javier R Rigueiro" w:date="2026-02-26T18:09:00Z">
              <w:rPr>
                <w:lang w:val="fr-FR" w:eastAsia="fr-FR"/>
              </w:rPr>
            </w:rPrChange>
          </w:rPr>
          <w:t>decision-makers</w:t>
        </w:r>
        <w:proofErr w:type="spellEnd"/>
        <w:r w:rsidRPr="00ED2FDA">
          <w:rPr>
            <w:rFonts w:ascii="Times New Roman" w:eastAsia="Times New Roman" w:hAnsi="Times New Roman" w:cs="Times New Roman"/>
            <w:kern w:val="0"/>
            <w:lang w:val="fr-FR" w:eastAsia="fr-FR"/>
            <w14:ligatures w14:val="none"/>
            <w:rPrChange w:id="425" w:author="Javier R Rigueiro" w:date="2026-02-26T18:09:00Z">
              <w:rPr>
                <w:lang w:val="fr-FR" w:eastAsia="fr-FR"/>
              </w:rPr>
            </w:rPrChange>
          </w:rPr>
          <w:t xml:space="preserve"> and stakeholders </w:t>
        </w:r>
        <w:proofErr w:type="spellStart"/>
        <w:r w:rsidRPr="00ED2FDA">
          <w:rPr>
            <w:rFonts w:ascii="Times New Roman" w:eastAsia="Times New Roman" w:hAnsi="Times New Roman" w:cs="Times New Roman"/>
            <w:kern w:val="0"/>
            <w:lang w:val="fr-FR" w:eastAsia="fr-FR"/>
            <w14:ligatures w14:val="none"/>
            <w:rPrChange w:id="426" w:author="Javier R Rigueiro" w:date="2026-02-26T18:09:00Z">
              <w:rPr>
                <w:lang w:val="fr-FR" w:eastAsia="fr-FR"/>
              </w:rPr>
            </w:rPrChange>
          </w:rPr>
          <w:t>with</w:t>
        </w:r>
        <w:proofErr w:type="spellEnd"/>
        <w:r w:rsidRPr="00ED2FDA">
          <w:rPr>
            <w:rFonts w:ascii="Times New Roman" w:eastAsia="Times New Roman" w:hAnsi="Times New Roman" w:cs="Times New Roman"/>
            <w:kern w:val="0"/>
            <w:lang w:val="fr-FR" w:eastAsia="fr-FR"/>
            <w14:ligatures w14:val="none"/>
            <w:rPrChange w:id="427"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428" w:author="Javier R Rigueiro" w:date="2026-02-26T18:09:00Z">
              <w:rPr>
                <w:lang w:val="fr-FR" w:eastAsia="fr-FR"/>
              </w:rPr>
            </w:rPrChange>
          </w:rPr>
          <w:t>actionable</w:t>
        </w:r>
        <w:proofErr w:type="spellEnd"/>
        <w:r w:rsidRPr="00ED2FDA">
          <w:rPr>
            <w:rFonts w:ascii="Times New Roman" w:eastAsia="Times New Roman" w:hAnsi="Times New Roman" w:cs="Times New Roman"/>
            <w:kern w:val="0"/>
            <w:lang w:val="fr-FR" w:eastAsia="fr-FR"/>
            <w14:ligatures w14:val="none"/>
            <w:rPrChange w:id="429" w:author="Javier R Rigueiro" w:date="2026-02-26T18:09:00Z">
              <w:rPr>
                <w:lang w:val="fr-FR" w:eastAsia="fr-FR"/>
              </w:rPr>
            </w:rPrChange>
          </w:rPr>
          <w:t>, multi-</w:t>
        </w:r>
        <w:proofErr w:type="spellStart"/>
        <w:r w:rsidRPr="00ED2FDA">
          <w:rPr>
            <w:rFonts w:ascii="Times New Roman" w:eastAsia="Times New Roman" w:hAnsi="Times New Roman" w:cs="Times New Roman"/>
            <w:kern w:val="0"/>
            <w:lang w:val="fr-FR" w:eastAsia="fr-FR"/>
            <w14:ligatures w14:val="none"/>
            <w:rPrChange w:id="430" w:author="Javier R Rigueiro" w:date="2026-02-26T18:09:00Z">
              <w:rPr>
                <w:lang w:val="fr-FR" w:eastAsia="fr-FR"/>
              </w:rPr>
            </w:rPrChange>
          </w:rPr>
          <w:t>scale</w:t>
        </w:r>
        <w:proofErr w:type="spellEnd"/>
        <w:r w:rsidRPr="00ED2FDA">
          <w:rPr>
            <w:rFonts w:ascii="Times New Roman" w:eastAsia="Times New Roman" w:hAnsi="Times New Roman" w:cs="Times New Roman"/>
            <w:kern w:val="0"/>
            <w:lang w:val="fr-FR" w:eastAsia="fr-FR"/>
            <w14:ligatures w14:val="none"/>
            <w:rPrChange w:id="431" w:author="Javier R Rigueiro" w:date="2026-02-26T18:09: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432" w:author="Javier R Rigueiro" w:date="2026-02-26T18:09:00Z">
              <w:rPr>
                <w:lang w:val="fr-FR" w:eastAsia="fr-FR"/>
              </w:rPr>
            </w:rPrChange>
          </w:rPr>
          <w:t>evide</w:t>
        </w:r>
      </w:ins>
      <w:proofErr w:type="spellEnd"/>
      <w:ins w:id="433" w:author="Javier R Rigueiro" w:date="2026-02-26T18:09:00Z">
        <w:r w:rsidRPr="00ED2FDA">
          <w:rPr>
            <w:rFonts w:ascii="Times New Roman" w:eastAsia="Times New Roman" w:hAnsi="Times New Roman" w:cs="Times New Roman"/>
            <w:kern w:val="0"/>
            <w:lang w:val="fr-FR" w:eastAsia="fr-FR"/>
            <w14:ligatures w14:val="none"/>
            <w:rPrChange w:id="434" w:author="Javier R Rigueiro" w:date="2026-02-26T18:09:00Z">
              <w:rPr>
                <w:lang w:val="fr-FR" w:eastAsia="fr-FR"/>
              </w:rPr>
            </w:rPrChange>
          </w:rPr>
          <w:t>.</w:t>
        </w:r>
      </w:ins>
    </w:p>
    <w:p w14:paraId="47A9A73E" w14:textId="4898A55F" w:rsidR="00ED2FDA" w:rsidRPr="00ED2FDA" w:rsidRDefault="00ED2FDA" w:rsidP="00ED2FDA">
      <w:pPr>
        <w:pStyle w:val="ListParagraph"/>
        <w:numPr>
          <w:ilvl w:val="0"/>
          <w:numId w:val="24"/>
        </w:numPr>
        <w:jc w:val="both"/>
        <w:rPr>
          <w:ins w:id="435" w:author="Javier R Rigueiro" w:date="2026-02-26T18:06:00Z"/>
          <w:rFonts w:ascii="Times New Roman" w:eastAsia="Times New Roman" w:hAnsi="Times New Roman" w:cs="Times New Roman"/>
          <w:kern w:val="0"/>
          <w:lang w:val="fr-FR" w:eastAsia="fr-FR"/>
          <w14:ligatures w14:val="none"/>
        </w:rPr>
        <w:pPrChange w:id="436" w:author="Javier R Rigueiro" w:date="2026-02-26T18:10:00Z">
          <w:pPr/>
        </w:pPrChange>
      </w:pPr>
      <w:proofErr w:type="spellStart"/>
      <w:ins w:id="437" w:author="Javier R Rigueiro" w:date="2026-02-26T18:06:00Z">
        <w:r w:rsidRPr="00ED2FDA">
          <w:rPr>
            <w:rFonts w:ascii="Times New Roman" w:eastAsia="Times New Roman" w:hAnsi="Times New Roman" w:cs="Times New Roman"/>
            <w:kern w:val="0"/>
            <w:lang w:val="fr-FR" w:eastAsia="fr-FR"/>
            <w14:ligatures w14:val="none"/>
            <w:rPrChange w:id="438" w:author="Javier R Rigueiro" w:date="2026-02-26T18:10:00Z">
              <w:rPr>
                <w:lang w:val="fr-FR" w:eastAsia="fr-FR"/>
              </w:rPr>
            </w:rPrChange>
          </w:rPr>
          <w:t>Structured</w:t>
        </w:r>
        <w:proofErr w:type="spellEnd"/>
        <w:r w:rsidRPr="00ED2FDA">
          <w:rPr>
            <w:rFonts w:ascii="Times New Roman" w:eastAsia="Times New Roman" w:hAnsi="Times New Roman" w:cs="Times New Roman"/>
            <w:kern w:val="0"/>
            <w:lang w:val="fr-FR" w:eastAsia="fr-FR"/>
            <w14:ligatures w14:val="none"/>
            <w:rPrChange w:id="439" w:author="Javier R Rigueiro" w:date="2026-02-26T18:10:00Z">
              <w:rPr>
                <w:lang w:val="fr-FR" w:eastAsia="fr-FR"/>
              </w:rPr>
            </w:rPrChange>
          </w:rPr>
          <w:t xml:space="preserve"> coordination </w:t>
        </w:r>
        <w:proofErr w:type="spellStart"/>
        <w:r w:rsidRPr="00ED2FDA">
          <w:rPr>
            <w:rFonts w:ascii="Times New Roman" w:eastAsia="Times New Roman" w:hAnsi="Times New Roman" w:cs="Times New Roman"/>
            <w:kern w:val="0"/>
            <w:lang w:val="fr-FR" w:eastAsia="fr-FR"/>
            <w14:ligatures w14:val="none"/>
            <w:rPrChange w:id="440" w:author="Javier R Rigueiro" w:date="2026-02-26T18:10:00Z">
              <w:rPr>
                <w:lang w:val="fr-FR" w:eastAsia="fr-FR"/>
              </w:rPr>
            </w:rPrChange>
          </w:rPr>
          <w:t>with</w:t>
        </w:r>
        <w:proofErr w:type="spellEnd"/>
        <w:r w:rsidRPr="00ED2FDA">
          <w:rPr>
            <w:rFonts w:ascii="Times New Roman" w:eastAsia="Times New Roman" w:hAnsi="Times New Roman" w:cs="Times New Roman"/>
            <w:kern w:val="0"/>
            <w:lang w:val="fr-FR" w:eastAsia="fr-FR"/>
            <w14:ligatures w14:val="none"/>
            <w:rPrChange w:id="441" w:author="Javier R Rigueiro" w:date="2026-02-26T18:10:00Z">
              <w:rPr>
                <w:lang w:val="fr-FR" w:eastAsia="fr-FR"/>
              </w:rPr>
            </w:rPrChange>
          </w:rPr>
          <w:t xml:space="preserve"> relevant public </w:t>
        </w:r>
        <w:proofErr w:type="spellStart"/>
        <w:r w:rsidRPr="00ED2FDA">
          <w:rPr>
            <w:rFonts w:ascii="Times New Roman" w:eastAsia="Times New Roman" w:hAnsi="Times New Roman" w:cs="Times New Roman"/>
            <w:kern w:val="0"/>
            <w:lang w:val="fr-FR" w:eastAsia="fr-FR"/>
            <w14:ligatures w14:val="none"/>
            <w:rPrChange w:id="442" w:author="Javier R Rigueiro" w:date="2026-02-26T18:10:00Z">
              <w:rPr>
                <w:lang w:val="fr-FR" w:eastAsia="fr-FR"/>
              </w:rPr>
            </w:rPrChange>
          </w:rPr>
          <w:t>authorities</w:t>
        </w:r>
        <w:proofErr w:type="spellEnd"/>
        <w:r w:rsidRPr="00ED2FDA">
          <w:rPr>
            <w:rFonts w:ascii="Times New Roman" w:eastAsia="Times New Roman" w:hAnsi="Times New Roman" w:cs="Times New Roman"/>
            <w:kern w:val="0"/>
            <w:lang w:val="fr-FR" w:eastAsia="fr-FR"/>
            <w14:ligatures w14:val="none"/>
            <w:rPrChange w:id="443" w:author="Javier R Rigueiro" w:date="2026-02-26T18:10:00Z">
              <w:rPr>
                <w:lang w:val="fr-FR" w:eastAsia="fr-FR"/>
              </w:rPr>
            </w:rPrChange>
          </w:rPr>
          <w:t xml:space="preserve"> (at basin/district </w:t>
        </w:r>
        <w:proofErr w:type="spellStart"/>
        <w:r w:rsidRPr="00ED2FDA">
          <w:rPr>
            <w:rFonts w:ascii="Times New Roman" w:eastAsia="Times New Roman" w:hAnsi="Times New Roman" w:cs="Times New Roman"/>
            <w:kern w:val="0"/>
            <w:lang w:val="fr-FR" w:eastAsia="fr-FR"/>
            <w14:ligatures w14:val="none"/>
            <w:rPrChange w:id="444" w:author="Javier R Rigueiro" w:date="2026-02-26T18:10:00Z">
              <w:rPr>
                <w:lang w:val="fr-FR" w:eastAsia="fr-FR"/>
              </w:rPr>
            </w:rPrChange>
          </w:rPr>
          <w:t>level</w:t>
        </w:r>
        <w:proofErr w:type="spellEnd"/>
        <w:r w:rsidRPr="00ED2FDA">
          <w:rPr>
            <w:rFonts w:ascii="Times New Roman" w:eastAsia="Times New Roman" w:hAnsi="Times New Roman" w:cs="Times New Roman"/>
            <w:kern w:val="0"/>
            <w:lang w:val="fr-FR" w:eastAsia="fr-FR"/>
            <w14:ligatures w14:val="none"/>
            <w:rPrChange w:id="445" w:author="Javier R Rigueiro" w:date="2026-02-26T18:10: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446" w:author="Javier R Rigueiro" w:date="2026-02-26T18:10:00Z">
              <w:rPr>
                <w:lang w:val="fr-FR" w:eastAsia="fr-FR"/>
              </w:rPr>
            </w:rPrChange>
          </w:rPr>
          <w:t>depending</w:t>
        </w:r>
        <w:proofErr w:type="spellEnd"/>
        <w:r w:rsidRPr="00ED2FDA">
          <w:rPr>
            <w:rFonts w:ascii="Times New Roman" w:eastAsia="Times New Roman" w:hAnsi="Times New Roman" w:cs="Times New Roman"/>
            <w:kern w:val="0"/>
            <w:lang w:val="fr-FR" w:eastAsia="fr-FR"/>
            <w14:ligatures w14:val="none"/>
            <w:rPrChange w:id="447" w:author="Javier R Rigueiro" w:date="2026-02-26T18:10:00Z">
              <w:rPr>
                <w:lang w:val="fr-FR" w:eastAsia="fr-FR"/>
              </w:rPr>
            </w:rPrChange>
          </w:rPr>
          <w:t xml:space="preserve"> on site location and </w:t>
        </w:r>
        <w:proofErr w:type="spellStart"/>
        <w:r w:rsidRPr="00ED2FDA">
          <w:rPr>
            <w:rFonts w:ascii="Times New Roman" w:eastAsia="Times New Roman" w:hAnsi="Times New Roman" w:cs="Times New Roman"/>
            <w:kern w:val="0"/>
            <w:lang w:val="fr-FR" w:eastAsia="fr-FR"/>
            <w14:ligatures w14:val="none"/>
            <w:rPrChange w:id="448" w:author="Javier R Rigueiro" w:date="2026-02-26T18:10:00Z">
              <w:rPr>
                <w:lang w:val="fr-FR" w:eastAsia="fr-FR"/>
              </w:rPr>
            </w:rPrChange>
          </w:rPr>
          <w:t>competence</w:t>
        </w:r>
        <w:proofErr w:type="spellEnd"/>
        <w:r w:rsidRPr="00ED2FDA">
          <w:rPr>
            <w:rFonts w:ascii="Times New Roman" w:eastAsia="Times New Roman" w:hAnsi="Times New Roman" w:cs="Times New Roman"/>
            <w:kern w:val="0"/>
            <w:lang w:val="fr-FR" w:eastAsia="fr-FR"/>
            <w14:ligatures w14:val="none"/>
            <w:rPrChange w:id="449" w:author="Javier R Rigueiro" w:date="2026-02-26T18:10:00Z">
              <w:rPr>
                <w:lang w:val="fr-FR" w:eastAsia="fr-FR"/>
              </w:rPr>
            </w:rPrChange>
          </w:rPr>
          <w:t xml:space="preserve">) to enable </w:t>
        </w:r>
        <w:proofErr w:type="spellStart"/>
        <w:r w:rsidRPr="00ED2FDA">
          <w:rPr>
            <w:rFonts w:ascii="Times New Roman" w:eastAsia="Times New Roman" w:hAnsi="Times New Roman" w:cs="Times New Roman"/>
            <w:kern w:val="0"/>
            <w:lang w:val="fr-FR" w:eastAsia="fr-FR"/>
            <w14:ligatures w14:val="none"/>
            <w:rPrChange w:id="450" w:author="Javier R Rigueiro" w:date="2026-02-26T18:10:00Z">
              <w:rPr>
                <w:lang w:val="fr-FR" w:eastAsia="fr-FR"/>
              </w:rPr>
            </w:rPrChange>
          </w:rPr>
          <w:t>practical</w:t>
        </w:r>
        <w:proofErr w:type="spellEnd"/>
        <w:r w:rsidRPr="00ED2FDA">
          <w:rPr>
            <w:rFonts w:ascii="Times New Roman" w:eastAsia="Times New Roman" w:hAnsi="Times New Roman" w:cs="Times New Roman"/>
            <w:kern w:val="0"/>
            <w:lang w:val="fr-FR" w:eastAsia="fr-FR"/>
            <w14:ligatures w14:val="none"/>
            <w:rPrChange w:id="451" w:author="Javier R Rigueiro" w:date="2026-02-26T18:10: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452" w:author="Javier R Rigueiro" w:date="2026-02-26T18:10:00Z">
              <w:rPr>
                <w:lang w:val="fr-FR" w:eastAsia="fr-FR"/>
              </w:rPr>
            </w:rPrChange>
          </w:rPr>
          <w:t>implementation</w:t>
        </w:r>
        <w:proofErr w:type="spellEnd"/>
        <w:r w:rsidRPr="00ED2FDA">
          <w:rPr>
            <w:rFonts w:ascii="Times New Roman" w:eastAsia="Times New Roman" w:hAnsi="Times New Roman" w:cs="Times New Roman"/>
            <w:kern w:val="0"/>
            <w:lang w:val="fr-FR" w:eastAsia="fr-FR"/>
            <w14:ligatures w14:val="none"/>
            <w:rPrChange w:id="453" w:author="Javier R Rigueiro" w:date="2026-02-26T18:10:00Z">
              <w:rPr>
                <w:lang w:val="fr-FR" w:eastAsia="fr-FR"/>
              </w:rPr>
            </w:rPrChange>
          </w:rPr>
          <w:t xml:space="preserve"> of pilots and to </w:t>
        </w:r>
        <w:proofErr w:type="spellStart"/>
        <w:r w:rsidRPr="00ED2FDA">
          <w:rPr>
            <w:rFonts w:ascii="Times New Roman" w:eastAsia="Times New Roman" w:hAnsi="Times New Roman" w:cs="Times New Roman"/>
            <w:kern w:val="0"/>
            <w:lang w:val="fr-FR" w:eastAsia="fr-FR"/>
            <w14:ligatures w14:val="none"/>
            <w:rPrChange w:id="454" w:author="Javier R Rigueiro" w:date="2026-02-26T18:10:00Z">
              <w:rPr>
                <w:lang w:val="fr-FR" w:eastAsia="fr-FR"/>
              </w:rPr>
            </w:rPrChange>
          </w:rPr>
          <w:t>ensure</w:t>
        </w:r>
        <w:proofErr w:type="spellEnd"/>
        <w:r w:rsidRPr="00ED2FDA">
          <w:rPr>
            <w:rFonts w:ascii="Times New Roman" w:eastAsia="Times New Roman" w:hAnsi="Times New Roman" w:cs="Times New Roman"/>
            <w:kern w:val="0"/>
            <w:lang w:val="fr-FR" w:eastAsia="fr-FR"/>
            <w14:ligatures w14:val="none"/>
            <w:rPrChange w:id="455" w:author="Javier R Rigueiro" w:date="2026-02-26T18:10: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456" w:author="Javier R Rigueiro" w:date="2026-02-26T18:10:00Z">
              <w:rPr>
                <w:lang w:val="fr-FR" w:eastAsia="fr-FR"/>
              </w:rPr>
            </w:rPrChange>
          </w:rPr>
          <w:t>that</w:t>
        </w:r>
        <w:proofErr w:type="spellEnd"/>
        <w:r w:rsidRPr="00ED2FDA">
          <w:rPr>
            <w:rFonts w:ascii="Times New Roman" w:eastAsia="Times New Roman" w:hAnsi="Times New Roman" w:cs="Times New Roman"/>
            <w:kern w:val="0"/>
            <w:lang w:val="fr-FR" w:eastAsia="fr-FR"/>
            <w14:ligatures w14:val="none"/>
            <w:rPrChange w:id="457" w:author="Javier R Rigueiro" w:date="2026-02-26T18:10:00Z">
              <w:rPr>
                <w:lang w:val="fr-FR" w:eastAsia="fr-FR"/>
              </w:rPr>
            </w:rPrChange>
          </w:rPr>
          <w:t xml:space="preserve"> Living </w:t>
        </w:r>
        <w:proofErr w:type="spellStart"/>
        <w:r w:rsidRPr="00ED2FDA">
          <w:rPr>
            <w:rFonts w:ascii="Times New Roman" w:eastAsia="Times New Roman" w:hAnsi="Times New Roman" w:cs="Times New Roman"/>
            <w:kern w:val="0"/>
            <w:lang w:val="fr-FR" w:eastAsia="fr-FR"/>
            <w14:ligatures w14:val="none"/>
            <w:rPrChange w:id="458" w:author="Javier R Rigueiro" w:date="2026-02-26T18:10:00Z">
              <w:rPr>
                <w:lang w:val="fr-FR" w:eastAsia="fr-FR"/>
              </w:rPr>
            </w:rPrChange>
          </w:rPr>
          <w:t>Lab</w:t>
        </w:r>
        <w:proofErr w:type="spellEnd"/>
        <w:r w:rsidRPr="00ED2FDA">
          <w:rPr>
            <w:rFonts w:ascii="Times New Roman" w:eastAsia="Times New Roman" w:hAnsi="Times New Roman" w:cs="Times New Roman"/>
            <w:kern w:val="0"/>
            <w:lang w:val="fr-FR" w:eastAsia="fr-FR"/>
            <w14:ligatures w14:val="none"/>
            <w:rPrChange w:id="459" w:author="Javier R Rigueiro" w:date="2026-02-26T18:10:00Z">
              <w:rPr>
                <w:lang w:val="fr-FR" w:eastAsia="fr-FR"/>
              </w:rPr>
            </w:rPrChange>
          </w:rPr>
          <w:t xml:space="preserve"> outputs can </w:t>
        </w:r>
        <w:proofErr w:type="spellStart"/>
        <w:r w:rsidRPr="00ED2FDA">
          <w:rPr>
            <w:rFonts w:ascii="Times New Roman" w:eastAsia="Times New Roman" w:hAnsi="Times New Roman" w:cs="Times New Roman"/>
            <w:kern w:val="0"/>
            <w:lang w:val="fr-FR" w:eastAsia="fr-FR"/>
            <w14:ligatures w14:val="none"/>
            <w:rPrChange w:id="460" w:author="Javier R Rigueiro" w:date="2026-02-26T18:10:00Z">
              <w:rPr>
                <w:lang w:val="fr-FR" w:eastAsia="fr-FR"/>
              </w:rPr>
            </w:rPrChange>
          </w:rPr>
          <w:t>be</w:t>
        </w:r>
        <w:proofErr w:type="spellEnd"/>
        <w:r w:rsidRPr="00ED2FDA">
          <w:rPr>
            <w:rFonts w:ascii="Times New Roman" w:eastAsia="Times New Roman" w:hAnsi="Times New Roman" w:cs="Times New Roman"/>
            <w:kern w:val="0"/>
            <w:lang w:val="fr-FR" w:eastAsia="fr-FR"/>
            <w14:ligatures w14:val="none"/>
            <w:rPrChange w:id="461" w:author="Javier R Rigueiro" w:date="2026-02-26T18:10: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462" w:author="Javier R Rigueiro" w:date="2026-02-26T18:10:00Z">
              <w:rPr>
                <w:lang w:val="fr-FR" w:eastAsia="fr-FR"/>
              </w:rPr>
            </w:rPrChange>
          </w:rPr>
          <w:t>meaningfully</w:t>
        </w:r>
        <w:proofErr w:type="spellEnd"/>
        <w:r w:rsidRPr="00ED2FDA">
          <w:rPr>
            <w:rFonts w:ascii="Times New Roman" w:eastAsia="Times New Roman" w:hAnsi="Times New Roman" w:cs="Times New Roman"/>
            <w:kern w:val="0"/>
            <w:lang w:val="fr-FR" w:eastAsia="fr-FR"/>
            <w14:ligatures w14:val="none"/>
            <w:rPrChange w:id="463" w:author="Javier R Rigueiro" w:date="2026-02-26T18:10: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464" w:author="Javier R Rigueiro" w:date="2026-02-26T18:10:00Z">
              <w:rPr>
                <w:lang w:val="fr-FR" w:eastAsia="fr-FR"/>
              </w:rPr>
            </w:rPrChange>
          </w:rPr>
          <w:t>discussed</w:t>
        </w:r>
        <w:proofErr w:type="spellEnd"/>
        <w:r w:rsidRPr="00ED2FDA">
          <w:rPr>
            <w:rFonts w:ascii="Times New Roman" w:eastAsia="Times New Roman" w:hAnsi="Times New Roman" w:cs="Times New Roman"/>
            <w:kern w:val="0"/>
            <w:lang w:val="fr-FR" w:eastAsia="fr-FR"/>
            <w14:ligatures w14:val="none"/>
            <w:rPrChange w:id="465" w:author="Javier R Rigueiro" w:date="2026-02-26T18:10: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466" w:author="Javier R Rigueiro" w:date="2026-02-26T18:10:00Z">
              <w:rPr>
                <w:lang w:val="fr-FR" w:eastAsia="fr-FR"/>
              </w:rPr>
            </w:rPrChange>
          </w:rPr>
          <w:t>against</w:t>
        </w:r>
        <w:proofErr w:type="spellEnd"/>
        <w:r w:rsidRPr="00ED2FDA">
          <w:rPr>
            <w:rFonts w:ascii="Times New Roman" w:eastAsia="Times New Roman" w:hAnsi="Times New Roman" w:cs="Times New Roman"/>
            <w:kern w:val="0"/>
            <w:lang w:val="fr-FR" w:eastAsia="fr-FR"/>
            <w14:ligatures w14:val="none"/>
            <w:rPrChange w:id="467" w:author="Javier R Rigueiro" w:date="2026-02-26T18:10:00Z">
              <w:rPr>
                <w:lang w:val="fr-FR" w:eastAsia="fr-FR"/>
              </w:rPr>
            </w:rPrChange>
          </w:rPr>
          <w:t xml:space="preserve"> </w:t>
        </w:r>
        <w:proofErr w:type="spellStart"/>
        <w:r w:rsidRPr="00ED2FDA">
          <w:rPr>
            <w:rFonts w:ascii="Times New Roman" w:eastAsia="Times New Roman" w:hAnsi="Times New Roman" w:cs="Times New Roman"/>
            <w:kern w:val="0"/>
            <w:lang w:val="fr-FR" w:eastAsia="fr-FR"/>
            <w14:ligatures w14:val="none"/>
            <w:rPrChange w:id="468" w:author="Javier R Rigueiro" w:date="2026-02-26T18:10:00Z">
              <w:rPr>
                <w:lang w:val="fr-FR" w:eastAsia="fr-FR"/>
              </w:rPr>
            </w:rPrChange>
          </w:rPr>
          <w:t>existing</w:t>
        </w:r>
        <w:proofErr w:type="spellEnd"/>
        <w:r w:rsidRPr="00ED2FDA">
          <w:rPr>
            <w:rFonts w:ascii="Times New Roman" w:eastAsia="Times New Roman" w:hAnsi="Times New Roman" w:cs="Times New Roman"/>
            <w:kern w:val="0"/>
            <w:lang w:val="fr-FR" w:eastAsia="fr-FR"/>
            <w14:ligatures w14:val="none"/>
            <w:rPrChange w:id="469" w:author="Javier R Rigueiro" w:date="2026-02-26T18:10:00Z">
              <w:rPr>
                <w:lang w:val="fr-FR" w:eastAsia="fr-FR"/>
              </w:rPr>
            </w:rPrChange>
          </w:rPr>
          <w:t xml:space="preserve"> planning and management instruments. </w:t>
        </w:r>
      </w:ins>
      <w:proofErr w:type="spellStart"/>
      <w:ins w:id="470" w:author="Javier R Rigueiro" w:date="2026-02-26T18:10:00Z">
        <w:r>
          <w:rPr>
            <w:rFonts w:ascii="Times New Roman" w:eastAsia="Times New Roman" w:hAnsi="Times New Roman" w:cs="Times New Roman"/>
            <w:kern w:val="0"/>
            <w:lang w:val="fr-FR" w:eastAsia="fr-FR"/>
            <w14:ligatures w14:val="none"/>
          </w:rPr>
          <w:t>Also</w:t>
        </w:r>
        <w:proofErr w:type="spellEnd"/>
        <w:r>
          <w:rPr>
            <w:rFonts w:ascii="Times New Roman" w:eastAsia="Times New Roman" w:hAnsi="Times New Roman" w:cs="Times New Roman"/>
            <w:kern w:val="0"/>
            <w:lang w:val="fr-FR" w:eastAsia="fr-FR"/>
            <w14:ligatures w14:val="none"/>
          </w:rPr>
          <w:t xml:space="preserve">, </w:t>
        </w:r>
        <w:proofErr w:type="spellStart"/>
        <w:r>
          <w:rPr>
            <w:rFonts w:ascii="Times New Roman" w:eastAsia="Times New Roman" w:hAnsi="Times New Roman" w:cs="Times New Roman"/>
            <w:kern w:val="0"/>
            <w:lang w:val="fr-FR" w:eastAsia="fr-FR"/>
            <w14:ligatures w14:val="none"/>
          </w:rPr>
          <w:t>c</w:t>
        </w:r>
      </w:ins>
      <w:ins w:id="471" w:author="Javier R Rigueiro" w:date="2026-02-26T18:06:00Z">
        <w:r w:rsidRPr="00ED2FDA">
          <w:rPr>
            <w:rFonts w:ascii="Times New Roman" w:eastAsia="Times New Roman" w:hAnsi="Times New Roman" w:cs="Times New Roman"/>
            <w:kern w:val="0"/>
            <w:lang w:val="fr-FR" w:eastAsia="fr-FR"/>
            <w14:ligatures w14:val="none"/>
          </w:rPr>
          <w:t>o-creation</w:t>
        </w:r>
        <w:proofErr w:type="spellEnd"/>
        <w:r w:rsidRPr="00ED2FDA">
          <w:rPr>
            <w:rFonts w:ascii="Times New Roman" w:eastAsia="Times New Roman" w:hAnsi="Times New Roman" w:cs="Times New Roman"/>
            <w:kern w:val="0"/>
            <w:lang w:val="fr-FR" w:eastAsia="fr-FR"/>
            <w14:ligatures w14:val="none"/>
          </w:rPr>
          <w:t xml:space="preserve"> workshops</w:t>
        </w:r>
      </w:ins>
      <w:ins w:id="472" w:author="Javier R Rigueiro" w:date="2026-02-26T18:10:00Z">
        <w:r w:rsidRPr="00ED2FDA">
          <w:rPr>
            <w:rFonts w:ascii="Times New Roman" w:eastAsia="Times New Roman" w:hAnsi="Times New Roman" w:cs="Times New Roman"/>
            <w:kern w:val="0"/>
            <w:lang w:val="fr-FR" w:eastAsia="fr-FR"/>
            <w14:ligatures w14:val="none"/>
          </w:rPr>
          <w:t xml:space="preserve"> </w:t>
        </w:r>
      </w:ins>
      <w:proofErr w:type="spellStart"/>
      <w:ins w:id="473" w:author="Javier R Rigueiro" w:date="2026-02-26T18:06:00Z">
        <w:r w:rsidRPr="00ED2FDA">
          <w:rPr>
            <w:rFonts w:ascii="Times New Roman" w:eastAsia="Times New Roman" w:hAnsi="Times New Roman" w:cs="Times New Roman"/>
            <w:kern w:val="0"/>
            <w:lang w:val="fr-FR" w:eastAsia="fr-FR"/>
            <w14:ligatures w14:val="none"/>
          </w:rPr>
          <w:t>with</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farmers</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advisors</w:t>
        </w:r>
        <w:proofErr w:type="spellEnd"/>
        <w:r w:rsidRPr="00ED2FDA">
          <w:rPr>
            <w:rFonts w:ascii="Times New Roman" w:eastAsia="Times New Roman" w:hAnsi="Times New Roman" w:cs="Times New Roman"/>
            <w:kern w:val="0"/>
            <w:lang w:val="fr-FR" w:eastAsia="fr-FR"/>
            <w14:ligatures w14:val="none"/>
          </w:rPr>
          <w:t>, land-</w:t>
        </w:r>
        <w:proofErr w:type="spellStart"/>
        <w:r w:rsidRPr="00ED2FDA">
          <w:rPr>
            <w:rFonts w:ascii="Times New Roman" w:eastAsia="Times New Roman" w:hAnsi="Times New Roman" w:cs="Times New Roman"/>
            <w:kern w:val="0"/>
            <w:lang w:val="fr-FR" w:eastAsia="fr-FR"/>
            <w14:ligatures w14:val="none"/>
          </w:rPr>
          <w:t>owner</w:t>
        </w:r>
        <w:proofErr w:type="spellEnd"/>
        <w:r w:rsidRPr="00ED2FDA">
          <w:rPr>
            <w:rFonts w:ascii="Times New Roman" w:eastAsia="Times New Roman" w:hAnsi="Times New Roman" w:cs="Times New Roman"/>
            <w:kern w:val="0"/>
            <w:lang w:val="fr-FR" w:eastAsia="fr-FR"/>
            <w14:ligatures w14:val="none"/>
          </w:rPr>
          <w:t xml:space="preserve"> associations, and local </w:t>
        </w:r>
        <w:proofErr w:type="spellStart"/>
        <w:r w:rsidRPr="00ED2FDA">
          <w:rPr>
            <w:rFonts w:ascii="Times New Roman" w:eastAsia="Times New Roman" w:hAnsi="Times New Roman" w:cs="Times New Roman"/>
            <w:kern w:val="0"/>
            <w:lang w:val="fr-FR" w:eastAsia="fr-FR"/>
            <w14:ligatures w14:val="none"/>
          </w:rPr>
          <w:t>authorities</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combined</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with</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targeted</w:t>
        </w:r>
        <w:proofErr w:type="spellEnd"/>
        <w:r w:rsidRPr="00ED2FDA">
          <w:rPr>
            <w:rFonts w:ascii="Times New Roman" w:eastAsia="Times New Roman" w:hAnsi="Times New Roman" w:cs="Times New Roman"/>
            <w:kern w:val="0"/>
            <w:lang w:val="fr-FR" w:eastAsia="fr-FR"/>
            <w14:ligatures w14:val="none"/>
          </w:rPr>
          <w:t xml:space="preserve"> actions to </w:t>
        </w:r>
        <w:proofErr w:type="spellStart"/>
        <w:r w:rsidRPr="00ED2FDA">
          <w:rPr>
            <w:rFonts w:ascii="Times New Roman" w:eastAsia="Times New Roman" w:hAnsi="Times New Roman" w:cs="Times New Roman"/>
            <w:kern w:val="0"/>
            <w:lang w:val="fr-FR" w:eastAsia="fr-FR"/>
            <w14:ligatures w14:val="none"/>
          </w:rPr>
          <w:t>ensure</w:t>
        </w:r>
        <w:proofErr w:type="spellEnd"/>
        <w:r w:rsidRPr="00ED2FDA">
          <w:rPr>
            <w:rFonts w:ascii="Times New Roman" w:eastAsia="Times New Roman" w:hAnsi="Times New Roman" w:cs="Times New Roman"/>
            <w:kern w:val="0"/>
            <w:lang w:val="fr-FR" w:eastAsia="fr-FR"/>
            <w14:ligatures w14:val="none"/>
          </w:rPr>
          <w:t xml:space="preserve"> active inclusion of </w:t>
        </w:r>
        <w:proofErr w:type="spellStart"/>
        <w:r w:rsidRPr="00ED2FDA">
          <w:rPr>
            <w:rFonts w:ascii="Times New Roman" w:eastAsia="Times New Roman" w:hAnsi="Times New Roman" w:cs="Times New Roman"/>
            <w:kern w:val="0"/>
            <w:lang w:val="fr-FR" w:eastAsia="fr-FR"/>
            <w14:ligatures w14:val="none"/>
          </w:rPr>
          <w:t>women</w:t>
        </w:r>
        <w:proofErr w:type="spellEnd"/>
        <w:r w:rsidRPr="00ED2FDA">
          <w:rPr>
            <w:rFonts w:ascii="Times New Roman" w:eastAsia="Times New Roman" w:hAnsi="Times New Roman" w:cs="Times New Roman"/>
            <w:kern w:val="0"/>
            <w:lang w:val="fr-FR" w:eastAsia="fr-FR"/>
            <w14:ligatures w14:val="none"/>
          </w:rPr>
          <w:t xml:space="preserve"> in monitoring-</w:t>
        </w:r>
        <w:proofErr w:type="spellStart"/>
        <w:r w:rsidRPr="00ED2FDA">
          <w:rPr>
            <w:rFonts w:ascii="Times New Roman" w:eastAsia="Times New Roman" w:hAnsi="Times New Roman" w:cs="Times New Roman"/>
            <w:kern w:val="0"/>
            <w:lang w:val="fr-FR" w:eastAsia="fr-FR"/>
            <w14:ligatures w14:val="none"/>
          </w:rPr>
          <w:t>related</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activities</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capacity</w:t>
        </w:r>
        <w:proofErr w:type="spellEnd"/>
        <w:r w:rsidRPr="00ED2FDA">
          <w:rPr>
            <w:rFonts w:ascii="Times New Roman" w:eastAsia="Times New Roman" w:hAnsi="Times New Roman" w:cs="Times New Roman"/>
            <w:kern w:val="0"/>
            <w:lang w:val="fr-FR" w:eastAsia="fr-FR"/>
            <w14:ligatures w14:val="none"/>
          </w:rPr>
          <w:t xml:space="preserve">-building on digital </w:t>
        </w:r>
        <w:proofErr w:type="spellStart"/>
        <w:r w:rsidRPr="00ED2FDA">
          <w:rPr>
            <w:rFonts w:ascii="Times New Roman" w:eastAsia="Times New Roman" w:hAnsi="Times New Roman" w:cs="Times New Roman"/>
            <w:kern w:val="0"/>
            <w:lang w:val="fr-FR" w:eastAsia="fr-FR"/>
            <w14:ligatures w14:val="none"/>
          </w:rPr>
          <w:t>tools</w:t>
        </w:r>
        <w:proofErr w:type="spellEnd"/>
        <w:r w:rsidRPr="00ED2FDA">
          <w:rPr>
            <w:rFonts w:ascii="Times New Roman" w:eastAsia="Times New Roman" w:hAnsi="Times New Roman" w:cs="Times New Roman"/>
            <w:kern w:val="0"/>
            <w:lang w:val="fr-FR" w:eastAsia="fr-FR"/>
            <w14:ligatures w14:val="none"/>
          </w:rPr>
          <w:t xml:space="preserve">, and </w:t>
        </w:r>
        <w:proofErr w:type="spellStart"/>
        <w:r w:rsidRPr="00ED2FDA">
          <w:rPr>
            <w:rFonts w:ascii="Times New Roman" w:eastAsia="Times New Roman" w:hAnsi="Times New Roman" w:cs="Times New Roman"/>
            <w:kern w:val="0"/>
            <w:lang w:val="fr-FR" w:eastAsia="fr-FR"/>
            <w14:ligatures w14:val="none"/>
          </w:rPr>
          <w:t>participatory</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decision-making</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spaces</w:t>
        </w:r>
        <w:proofErr w:type="spellEnd"/>
        <w:r w:rsidRPr="00ED2FDA">
          <w:rPr>
            <w:rFonts w:ascii="Times New Roman" w:eastAsia="Times New Roman" w:hAnsi="Times New Roman" w:cs="Times New Roman"/>
            <w:kern w:val="0"/>
            <w:lang w:val="fr-FR" w:eastAsia="fr-FR"/>
            <w14:ligatures w14:val="none"/>
          </w:rPr>
          <w:t xml:space="preserve">, consistent </w:t>
        </w:r>
        <w:proofErr w:type="spellStart"/>
        <w:r w:rsidRPr="00ED2FDA">
          <w:rPr>
            <w:rFonts w:ascii="Times New Roman" w:eastAsia="Times New Roman" w:hAnsi="Times New Roman" w:cs="Times New Roman"/>
            <w:kern w:val="0"/>
            <w:lang w:val="fr-FR" w:eastAsia="fr-FR"/>
            <w14:ligatures w14:val="none"/>
          </w:rPr>
          <w:t>with</w:t>
        </w:r>
        <w:proofErr w:type="spellEnd"/>
        <w:r w:rsidRPr="00ED2FDA">
          <w:rPr>
            <w:rFonts w:ascii="Times New Roman" w:eastAsia="Times New Roman" w:hAnsi="Times New Roman" w:cs="Times New Roman"/>
            <w:kern w:val="0"/>
            <w:lang w:val="fr-FR" w:eastAsia="fr-FR"/>
            <w14:ligatures w14:val="none"/>
          </w:rPr>
          <w:t xml:space="preserve"> the </w:t>
        </w:r>
        <w:proofErr w:type="spellStart"/>
        <w:r w:rsidRPr="00ED2FDA">
          <w:rPr>
            <w:rFonts w:ascii="Times New Roman" w:eastAsia="Times New Roman" w:hAnsi="Times New Roman" w:cs="Times New Roman"/>
            <w:kern w:val="0"/>
            <w:lang w:val="fr-FR" w:eastAsia="fr-FR"/>
            <w14:ligatures w14:val="none"/>
          </w:rPr>
          <w:t>project’s</w:t>
        </w:r>
        <w:proofErr w:type="spellEnd"/>
        <w:r w:rsidRPr="00ED2FDA">
          <w:rPr>
            <w:rFonts w:ascii="Times New Roman" w:eastAsia="Times New Roman" w:hAnsi="Times New Roman" w:cs="Times New Roman"/>
            <w:kern w:val="0"/>
            <w:lang w:val="fr-FR" w:eastAsia="fr-FR"/>
            <w14:ligatures w14:val="none"/>
          </w:rPr>
          <w:t xml:space="preserve"> </w:t>
        </w:r>
        <w:proofErr w:type="spellStart"/>
        <w:r w:rsidRPr="00ED2FDA">
          <w:rPr>
            <w:rFonts w:ascii="Times New Roman" w:eastAsia="Times New Roman" w:hAnsi="Times New Roman" w:cs="Times New Roman"/>
            <w:kern w:val="0"/>
            <w:lang w:val="fr-FR" w:eastAsia="fr-FR"/>
            <w14:ligatures w14:val="none"/>
          </w:rPr>
          <w:t>gender</w:t>
        </w:r>
        <w:proofErr w:type="spellEnd"/>
        <w:r w:rsidRPr="00ED2FDA">
          <w:rPr>
            <w:rFonts w:ascii="Times New Roman" w:eastAsia="Times New Roman" w:hAnsi="Times New Roman" w:cs="Times New Roman"/>
            <w:kern w:val="0"/>
            <w:lang w:val="fr-FR" w:eastAsia="fr-FR"/>
            <w14:ligatures w14:val="none"/>
          </w:rPr>
          <w:t xml:space="preserve">-responsive engagement </w:t>
        </w:r>
        <w:proofErr w:type="spellStart"/>
        <w:r w:rsidRPr="00ED2FDA">
          <w:rPr>
            <w:rFonts w:ascii="Times New Roman" w:eastAsia="Times New Roman" w:hAnsi="Times New Roman" w:cs="Times New Roman"/>
            <w:kern w:val="0"/>
            <w:lang w:val="fr-FR" w:eastAsia="fr-FR"/>
            <w14:ligatures w14:val="none"/>
          </w:rPr>
          <w:t>approach</w:t>
        </w:r>
        <w:proofErr w:type="spellEnd"/>
        <w:r w:rsidRPr="00ED2FDA">
          <w:rPr>
            <w:rFonts w:ascii="Times New Roman" w:eastAsia="Times New Roman" w:hAnsi="Times New Roman" w:cs="Times New Roman"/>
            <w:kern w:val="0"/>
            <w:lang w:val="fr-FR" w:eastAsia="fr-FR"/>
            <w14:ligatures w14:val="none"/>
          </w:rPr>
          <w:t xml:space="preserve">. </w:t>
        </w:r>
      </w:ins>
    </w:p>
    <w:p w14:paraId="033E4C3E" w14:textId="5281DBA6" w:rsidR="00264756" w:rsidDel="00ED2FDA" w:rsidRDefault="00ED2FDA" w:rsidP="00ED2FDA">
      <w:pPr>
        <w:pStyle w:val="NormalWeb"/>
        <w:jc w:val="both"/>
        <w:rPr>
          <w:del w:id="474" w:author="Javier R Rigueiro" w:date="2026-02-26T18:06:00Z"/>
        </w:rPr>
        <w:pPrChange w:id="475" w:author="Javier R Rigueiro" w:date="2026-02-26T18:10:00Z">
          <w:pPr>
            <w:pStyle w:val="NormalWeb"/>
            <w:jc w:val="both"/>
          </w:pPr>
        </w:pPrChange>
      </w:pPr>
      <w:proofErr w:type="spellStart"/>
      <w:ins w:id="476" w:author="Javier R Rigueiro" w:date="2026-02-26T18:06:00Z">
        <w:r w:rsidRPr="00ED2FDA">
          <w:t>Overall</w:t>
        </w:r>
        <w:proofErr w:type="spellEnd"/>
        <w:r w:rsidRPr="00ED2FDA">
          <w:t xml:space="preserve">, </w:t>
        </w:r>
        <w:proofErr w:type="spellStart"/>
        <w:r w:rsidRPr="00ED2FDA">
          <w:t>this</w:t>
        </w:r>
        <w:proofErr w:type="spellEnd"/>
        <w:r w:rsidRPr="00ED2FDA">
          <w:t xml:space="preserve"> </w:t>
        </w:r>
        <w:proofErr w:type="spellStart"/>
        <w:r w:rsidRPr="00ED2FDA">
          <w:t>approach</w:t>
        </w:r>
        <w:proofErr w:type="spellEnd"/>
        <w:r w:rsidRPr="00ED2FDA">
          <w:t xml:space="preserve"> </w:t>
        </w:r>
        <w:proofErr w:type="spellStart"/>
        <w:r w:rsidRPr="00ED2FDA">
          <w:t>is</w:t>
        </w:r>
        <w:proofErr w:type="spellEnd"/>
        <w:r w:rsidRPr="00ED2FDA">
          <w:t xml:space="preserve"> </w:t>
        </w:r>
        <w:proofErr w:type="spellStart"/>
        <w:r w:rsidRPr="00ED2FDA">
          <w:t>designed</w:t>
        </w:r>
        <w:proofErr w:type="spellEnd"/>
        <w:r w:rsidRPr="00ED2FDA">
          <w:t xml:space="preserve"> to </w:t>
        </w:r>
        <w:proofErr w:type="spellStart"/>
        <w:r w:rsidRPr="00ED2FDA">
          <w:t>keep</w:t>
        </w:r>
        <w:proofErr w:type="spellEnd"/>
        <w:r w:rsidRPr="00ED2FDA">
          <w:t xml:space="preserve"> the Galician Living </w:t>
        </w:r>
        <w:proofErr w:type="spellStart"/>
        <w:r w:rsidRPr="00ED2FDA">
          <w:t>Labs</w:t>
        </w:r>
        <w:proofErr w:type="spellEnd"/>
        <w:r w:rsidRPr="00ED2FDA">
          <w:t xml:space="preserve"> </w:t>
        </w:r>
        <w:proofErr w:type="spellStart"/>
        <w:r w:rsidRPr="00ED2FDA">
          <w:t>embedded</w:t>
        </w:r>
        <w:proofErr w:type="spellEnd"/>
        <w:r w:rsidRPr="00ED2FDA">
          <w:t xml:space="preserve"> in the </w:t>
        </w:r>
        <w:proofErr w:type="spellStart"/>
        <w:r w:rsidRPr="00ED2FDA">
          <w:t>existing</w:t>
        </w:r>
        <w:proofErr w:type="spellEnd"/>
        <w:r w:rsidRPr="00ED2FDA">
          <w:t xml:space="preserve"> </w:t>
        </w:r>
        <w:proofErr w:type="spellStart"/>
        <w:r w:rsidRPr="00ED2FDA">
          <w:t>legal</w:t>
        </w:r>
        <w:proofErr w:type="spellEnd"/>
        <w:r w:rsidRPr="00ED2FDA">
          <w:t xml:space="preserve"> and </w:t>
        </w:r>
        <w:proofErr w:type="spellStart"/>
        <w:r w:rsidRPr="00ED2FDA">
          <w:t>institutional</w:t>
        </w:r>
        <w:proofErr w:type="spellEnd"/>
        <w:r w:rsidRPr="00ED2FDA">
          <w:t xml:space="preserve"> architecture, </w:t>
        </w:r>
        <w:proofErr w:type="spellStart"/>
        <w:r w:rsidRPr="00ED2FDA">
          <w:t>while</w:t>
        </w:r>
        <w:proofErr w:type="spellEnd"/>
        <w:r w:rsidRPr="00ED2FDA">
          <w:t xml:space="preserve"> </w:t>
        </w:r>
        <w:proofErr w:type="spellStart"/>
        <w:r w:rsidRPr="00ED2FDA">
          <w:t>strengthening</w:t>
        </w:r>
        <w:proofErr w:type="spellEnd"/>
        <w:r w:rsidRPr="00ED2FDA">
          <w:t xml:space="preserve"> </w:t>
        </w:r>
        <w:proofErr w:type="spellStart"/>
        <w:r w:rsidRPr="00ED2FDA">
          <w:t>evidence-based</w:t>
        </w:r>
        <w:proofErr w:type="spellEnd"/>
        <w:r w:rsidRPr="00ED2FDA">
          <w:t xml:space="preserve"> and inclusive </w:t>
        </w:r>
        <w:proofErr w:type="spellStart"/>
        <w:r w:rsidRPr="00ED2FDA">
          <w:t>governance</w:t>
        </w:r>
        <w:proofErr w:type="spellEnd"/>
        <w:r w:rsidRPr="00ED2FDA">
          <w:t xml:space="preserve"> </w:t>
        </w:r>
        <w:proofErr w:type="spellStart"/>
        <w:r w:rsidRPr="00ED2FDA">
          <w:t>through</w:t>
        </w:r>
        <w:proofErr w:type="spellEnd"/>
        <w:r w:rsidRPr="00ED2FDA">
          <w:t xml:space="preserve"> the SAVE water combination of Nature-</w:t>
        </w:r>
        <w:proofErr w:type="spellStart"/>
        <w:r w:rsidRPr="00ED2FDA">
          <w:t>Based</w:t>
        </w:r>
        <w:proofErr w:type="spellEnd"/>
        <w:r w:rsidRPr="00ED2FDA">
          <w:t xml:space="preserve"> Solutions, </w:t>
        </w:r>
        <w:proofErr w:type="spellStart"/>
        <w:r w:rsidRPr="00ED2FDA">
          <w:t>geospatial</w:t>
        </w:r>
        <w:proofErr w:type="spellEnd"/>
        <w:r w:rsidRPr="00ED2FDA">
          <w:t xml:space="preserve">/AI </w:t>
        </w:r>
        <w:proofErr w:type="spellStart"/>
        <w:r w:rsidRPr="00ED2FDA">
          <w:t>analytics</w:t>
        </w:r>
        <w:proofErr w:type="spellEnd"/>
        <w:r w:rsidRPr="00ED2FDA">
          <w:t>, and stakeholder-</w:t>
        </w:r>
        <w:proofErr w:type="spellStart"/>
        <w:r w:rsidRPr="00ED2FDA">
          <w:t>driven</w:t>
        </w:r>
        <w:proofErr w:type="spellEnd"/>
        <w:r w:rsidRPr="00ED2FDA">
          <w:t xml:space="preserve"> validation </w:t>
        </w:r>
        <w:proofErr w:type="spellStart"/>
        <w:r w:rsidRPr="00ED2FDA">
          <w:t>processes</w:t>
        </w:r>
        <w:proofErr w:type="spellEnd"/>
        <w:r w:rsidRPr="00ED2FDA">
          <w:t>.</w:t>
        </w:r>
      </w:ins>
      <w:del w:id="477" w:author="Javier R Rigueiro" w:date="2026-02-26T18:06:00Z">
        <w:r w:rsidR="00264756" w:rsidDel="00ED2FDA">
          <w:delText xml:space="preserve">Water governance in Tunisia is regulated by the </w:delText>
        </w:r>
        <w:r w:rsidR="00264756" w:rsidDel="00ED2FDA">
          <w:rPr>
            <w:rStyle w:val="whitespace-normal"/>
            <w:rFonts w:eastAsiaTheme="majorEastAsia"/>
            <w:b/>
            <w:bCs/>
          </w:rPr>
          <w:delText>Code des Eaux</w:delText>
        </w:r>
        <w:r w:rsidR="00264756" w:rsidDel="00ED2FDA">
          <w:delText>, which establishes water resources (surface and groundwater) as public domain property of the State. The Code stipulates that groundwater abstraction is subject to prior authorization, particularly for deep aquifers, and allows the administration to declare aquifers as overexploited zones where new drilling permits may be restricted or suspended. Allocation principles prioritize drinking water supply, followed by agricultural and economic uses. The Code also provides the legal basis for protection perimeters, abstraction control, and sanctions in case of non-compliance.</w:delText>
        </w:r>
      </w:del>
    </w:p>
    <w:p w14:paraId="07FF943C" w14:textId="72EF37C2" w:rsidR="00264756" w:rsidDel="00ED2FDA" w:rsidRDefault="00264756" w:rsidP="00ED2FDA">
      <w:pPr>
        <w:pStyle w:val="NormalWeb"/>
        <w:jc w:val="both"/>
        <w:rPr>
          <w:del w:id="478" w:author="Javier R Rigueiro" w:date="2026-02-26T18:06:00Z"/>
        </w:rPr>
        <w:pPrChange w:id="479" w:author="Javier R Rigueiro" w:date="2026-02-26T18:10:00Z">
          <w:pPr>
            <w:pStyle w:val="NormalWeb"/>
            <w:jc w:val="both"/>
          </w:pPr>
        </w:pPrChange>
      </w:pPr>
      <w:del w:id="480" w:author="Javier R Rigueiro" w:date="2026-02-26T18:06:00Z">
        <w:r w:rsidDel="00ED2FDA">
          <w:delText xml:space="preserve">At the national level, the </w:delText>
        </w:r>
        <w:r w:rsidDel="00ED2FDA">
          <w:rPr>
            <w:rStyle w:val="whitespace-normal"/>
            <w:rFonts w:eastAsiaTheme="majorEastAsia"/>
            <w:b/>
            <w:bCs/>
          </w:rPr>
          <w:delText>Direction Générale des Ressources en Eau</w:delText>
        </w:r>
        <w:r w:rsidDel="00ED2FDA">
          <w:rPr>
            <w:rStyle w:val="Strong"/>
            <w:rFonts w:eastAsiaTheme="majorEastAsia"/>
          </w:rPr>
          <w:delText xml:space="preserve"> (DGRE)</w:delText>
        </w:r>
        <w:r w:rsidDel="00ED2FDA">
          <w:delText xml:space="preserve"> is responsible for strategic water planning, aquifer assessment, groundwater classification, and management of the national hydrological and piezometric monitoring networks. It issues drilling permits and defines regulatory measures in overexploited basins.</w:delText>
        </w:r>
      </w:del>
    </w:p>
    <w:p w14:paraId="72E66DA1" w14:textId="4DF803E0" w:rsidR="00264756" w:rsidDel="00ED2FDA" w:rsidRDefault="00264756" w:rsidP="00ED2FDA">
      <w:pPr>
        <w:pStyle w:val="NormalWeb"/>
        <w:jc w:val="both"/>
        <w:rPr>
          <w:del w:id="481" w:author="Javier R Rigueiro" w:date="2026-02-26T18:06:00Z"/>
        </w:rPr>
        <w:pPrChange w:id="482" w:author="Javier R Rigueiro" w:date="2026-02-26T18:10:00Z">
          <w:pPr>
            <w:pStyle w:val="NormalWeb"/>
            <w:jc w:val="both"/>
          </w:pPr>
        </w:pPrChange>
      </w:pPr>
      <w:del w:id="483" w:author="Javier R Rigueiro" w:date="2026-02-26T18:06:00Z">
        <w:r w:rsidDel="00ED2FDA">
          <w:delText xml:space="preserve">At the regional level, the </w:delText>
        </w:r>
        <w:r w:rsidDel="00ED2FDA">
          <w:rPr>
            <w:rStyle w:val="whitespace-normal"/>
            <w:rFonts w:eastAsiaTheme="majorEastAsia"/>
            <w:b/>
            <w:bCs/>
          </w:rPr>
          <w:delText>Commissariat Régional au Développement Agricole</w:delText>
        </w:r>
        <w:r w:rsidDel="00ED2FDA">
          <w:rPr>
            <w:rStyle w:val="Strong"/>
            <w:rFonts w:eastAsiaTheme="majorEastAsia"/>
          </w:rPr>
          <w:delText xml:space="preserve"> (CRDA)</w:delText>
        </w:r>
        <w:r w:rsidDel="00ED2FDA">
          <w:delText xml:space="preserve"> implements national water policy within governorates. CRDAs supervise irrigated public perimeters, manage agricultural water distribution infrastructure, monitor irrigation practices, and oversee Water User Associations (Groupements de Développement Agricole, GDAs).</w:delText>
        </w:r>
      </w:del>
    </w:p>
    <w:p w14:paraId="0D08B44A" w14:textId="0318617F" w:rsidR="00264756" w:rsidDel="00ED2FDA" w:rsidRDefault="00264756" w:rsidP="00ED2FDA">
      <w:pPr>
        <w:pStyle w:val="NormalWeb"/>
        <w:jc w:val="both"/>
        <w:rPr>
          <w:del w:id="484" w:author="Javier R Rigueiro" w:date="2026-02-26T18:06:00Z"/>
        </w:rPr>
        <w:pPrChange w:id="485" w:author="Javier R Rigueiro" w:date="2026-02-26T18:10:00Z">
          <w:pPr>
            <w:pStyle w:val="NormalWeb"/>
            <w:jc w:val="both"/>
          </w:pPr>
        </w:pPrChange>
      </w:pPr>
      <w:del w:id="486" w:author="Javier R Rigueiro" w:date="2026-02-26T18:06:00Z">
        <w:r w:rsidDel="00ED2FDA">
          <w:delText>In practice, coordination between DGRE and CRDA occurs through technical reporting, joint committees, and administrative procedures linked to abstraction control and irrigation management. DGRE provides hydrological assessments and regulatory directives, while CRDA ensures operational enforcement at local level. In overexploited aquifers such as those in Gabes and parts of northern Tunisia, decisions on abstraction limits or drilling moratoria are based on DGRE resource evaluations and implemented regionally by CRDA services.</w:delText>
        </w:r>
      </w:del>
    </w:p>
    <w:p w14:paraId="21F93A59" w14:textId="766E04E2" w:rsidR="00264756" w:rsidDel="00ED2FDA" w:rsidRDefault="00264756" w:rsidP="00ED2FDA">
      <w:pPr>
        <w:pStyle w:val="NormalWeb"/>
        <w:jc w:val="both"/>
        <w:rPr>
          <w:del w:id="487" w:author="Javier R Rigueiro" w:date="2026-02-26T18:06:00Z"/>
        </w:rPr>
        <w:pPrChange w:id="488" w:author="Javier R Rigueiro" w:date="2026-02-26T18:10:00Z">
          <w:pPr>
            <w:pStyle w:val="NormalWeb"/>
            <w:jc w:val="both"/>
          </w:pPr>
        </w:pPrChange>
      </w:pPr>
      <w:del w:id="489" w:author="Javier R Rigueiro" w:date="2026-02-26T18:06:00Z">
        <w:r w:rsidDel="00ED2FDA">
          <w:delText>Monitoring systems combine national piezometric networks managed by DGRE with regional abstraction and irrigation monitoring conducted by CRDA. However, data integration and real-time accessibility remain limited.</w:delText>
        </w:r>
      </w:del>
    </w:p>
    <w:p w14:paraId="71403C66" w14:textId="6B1430D1" w:rsidR="00264756" w:rsidDel="00ED2FDA" w:rsidRDefault="00264756" w:rsidP="00ED2FDA">
      <w:pPr>
        <w:pStyle w:val="NormalWeb"/>
        <w:jc w:val="both"/>
        <w:rPr>
          <w:del w:id="490" w:author="Javier R Rigueiro" w:date="2026-02-26T18:06:00Z"/>
        </w:rPr>
        <w:pPrChange w:id="491" w:author="Javier R Rigueiro" w:date="2026-02-26T18:10:00Z">
          <w:pPr>
            <w:pStyle w:val="NormalWeb"/>
            <w:jc w:val="both"/>
          </w:pPr>
        </w:pPrChange>
      </w:pPr>
      <w:del w:id="492" w:author="Javier R Rigueiro" w:date="2026-02-26T18:06:00Z">
        <w:r w:rsidDel="00ED2FDA">
          <w:delText>Within the Tunisian SAVE Water Living Labs (Mannouba and Gabes), governance innovation is operationalized through:</w:delText>
        </w:r>
      </w:del>
    </w:p>
    <w:p w14:paraId="485A0D9D" w14:textId="565F77CE" w:rsidR="00264756" w:rsidDel="00ED2FDA" w:rsidRDefault="00264756" w:rsidP="00ED2FDA">
      <w:pPr>
        <w:pStyle w:val="NormalWeb"/>
        <w:numPr>
          <w:ilvl w:val="0"/>
          <w:numId w:val="18"/>
        </w:numPr>
        <w:jc w:val="both"/>
        <w:rPr>
          <w:del w:id="493" w:author="Javier R Rigueiro" w:date="2026-02-26T18:06:00Z"/>
        </w:rPr>
        <w:pPrChange w:id="494" w:author="Javier R Rigueiro" w:date="2026-02-26T18:10:00Z">
          <w:pPr>
            <w:pStyle w:val="NormalWeb"/>
            <w:numPr>
              <w:numId w:val="18"/>
            </w:numPr>
            <w:tabs>
              <w:tab w:val="num" w:pos="720"/>
            </w:tabs>
            <w:ind w:left="720" w:hanging="360"/>
            <w:jc w:val="both"/>
          </w:pPr>
        </w:pPrChange>
      </w:pPr>
      <w:del w:id="495" w:author="Javier R Rigueiro" w:date="2026-02-26T18:06:00Z">
        <w:r w:rsidDel="00ED2FDA">
          <w:delText>Integration of real-time groundwater sensors into institutional monitoring systems;</w:delText>
        </w:r>
      </w:del>
    </w:p>
    <w:p w14:paraId="41C923EA" w14:textId="0BD4B4BD" w:rsidR="00264756" w:rsidDel="00ED2FDA" w:rsidRDefault="00264756" w:rsidP="00ED2FDA">
      <w:pPr>
        <w:pStyle w:val="NormalWeb"/>
        <w:numPr>
          <w:ilvl w:val="0"/>
          <w:numId w:val="18"/>
        </w:numPr>
        <w:jc w:val="both"/>
        <w:rPr>
          <w:del w:id="496" w:author="Javier R Rigueiro" w:date="2026-02-26T18:06:00Z"/>
        </w:rPr>
        <w:pPrChange w:id="497" w:author="Javier R Rigueiro" w:date="2026-02-26T18:10:00Z">
          <w:pPr>
            <w:pStyle w:val="NormalWeb"/>
            <w:numPr>
              <w:numId w:val="18"/>
            </w:numPr>
            <w:tabs>
              <w:tab w:val="num" w:pos="720"/>
            </w:tabs>
            <w:ind w:left="720" w:hanging="360"/>
            <w:jc w:val="both"/>
          </w:pPr>
        </w:pPrChange>
      </w:pPr>
      <w:del w:id="498" w:author="Javier R Rigueiro" w:date="2026-02-26T18:06:00Z">
        <w:r w:rsidDel="00ED2FDA">
          <w:delText>AI-based vulnerability cartography to support allocation decisions;</w:delText>
        </w:r>
      </w:del>
    </w:p>
    <w:p w14:paraId="5C73A6B7" w14:textId="2E27595F" w:rsidR="00264756" w:rsidDel="00ED2FDA" w:rsidRDefault="00264756" w:rsidP="00ED2FDA">
      <w:pPr>
        <w:pStyle w:val="NormalWeb"/>
        <w:numPr>
          <w:ilvl w:val="0"/>
          <w:numId w:val="18"/>
        </w:numPr>
        <w:jc w:val="both"/>
        <w:rPr>
          <w:del w:id="499" w:author="Javier R Rigueiro" w:date="2026-02-26T18:06:00Z"/>
        </w:rPr>
        <w:pPrChange w:id="500" w:author="Javier R Rigueiro" w:date="2026-02-26T18:10:00Z">
          <w:pPr>
            <w:pStyle w:val="NormalWeb"/>
            <w:numPr>
              <w:numId w:val="18"/>
            </w:numPr>
            <w:tabs>
              <w:tab w:val="num" w:pos="720"/>
            </w:tabs>
            <w:ind w:left="720" w:hanging="360"/>
            <w:jc w:val="both"/>
          </w:pPr>
        </w:pPrChange>
      </w:pPr>
      <w:del w:id="501" w:author="Javier R Rigueiro" w:date="2026-02-26T18:06:00Z">
        <w:r w:rsidDel="00ED2FDA">
          <w:delText>Formal coordination conventions between DGRE and CRDA for data sharing and pilot implementation;</w:delText>
        </w:r>
      </w:del>
    </w:p>
    <w:p w14:paraId="5BCFAB19" w14:textId="2898BB56" w:rsidR="00264756" w:rsidDel="00ED2FDA" w:rsidRDefault="00264756" w:rsidP="00ED2FDA">
      <w:pPr>
        <w:pStyle w:val="NormalWeb"/>
        <w:numPr>
          <w:ilvl w:val="0"/>
          <w:numId w:val="18"/>
        </w:numPr>
        <w:jc w:val="both"/>
        <w:rPr>
          <w:del w:id="502" w:author="Javier R Rigueiro" w:date="2026-02-26T18:06:00Z"/>
        </w:rPr>
        <w:pPrChange w:id="503" w:author="Javier R Rigueiro" w:date="2026-02-26T18:10:00Z">
          <w:pPr>
            <w:pStyle w:val="NormalWeb"/>
            <w:numPr>
              <w:numId w:val="18"/>
            </w:numPr>
            <w:tabs>
              <w:tab w:val="num" w:pos="720"/>
            </w:tabs>
            <w:ind w:left="720" w:hanging="360"/>
            <w:jc w:val="both"/>
          </w:pPr>
        </w:pPrChange>
      </w:pPr>
      <w:del w:id="504" w:author="Javier R Rigueiro" w:date="2026-02-26T18:06:00Z">
        <w:r w:rsidDel="00ED2FDA">
          <w:delText>Structured stakeholder workshops that involve farmers, GDAs, and regional authorities in validating risk assessments and discussing adaptive measures.</w:delText>
        </w:r>
      </w:del>
    </w:p>
    <w:p w14:paraId="48E3B825" w14:textId="06579C5A" w:rsidR="00264756" w:rsidRDefault="00264756" w:rsidP="00ED2FDA">
      <w:pPr>
        <w:pStyle w:val="NormalWeb"/>
        <w:jc w:val="both"/>
      </w:pPr>
      <w:del w:id="505" w:author="Javier R Rigueiro" w:date="2026-02-26T18:06:00Z">
        <w:r w:rsidDel="00ED2FDA">
          <w:delText>This approach strengthens compliance with the Water Code, enhances transparency in groundwater abstraction, and shifts governance from a predominantly top-down regulatory model toward a more evidence-based and participatory water management framework, while remaining embedded within Tunisia’s existing legal and institutional architecture.</w:delText>
        </w:r>
      </w:del>
    </w:p>
    <w:p w14:paraId="58CCAEF9" w14:textId="77777777" w:rsidR="00264756" w:rsidRPr="00264756" w:rsidRDefault="00264756" w:rsidP="00EB3D35">
      <w:pPr>
        <w:rPr>
          <w:rFonts w:asciiTheme="minorBidi" w:hAnsiTheme="minorBidi"/>
          <w:b/>
          <w:bCs/>
          <w:lang w:val="fr-FR"/>
        </w:rPr>
      </w:pPr>
    </w:p>
    <w:p w14:paraId="43579AA5" w14:textId="7F6B0A6D" w:rsidR="00EB3D35" w:rsidRPr="00EB3D35" w:rsidRDefault="00EB3D35" w:rsidP="00A81EFA">
      <w:pPr>
        <w:rPr>
          <w:rFonts w:asciiTheme="minorBidi" w:hAnsiTheme="minorBidi"/>
          <w:b/>
          <w:bCs/>
        </w:rPr>
      </w:pPr>
      <w:r w:rsidRPr="00EB3D35">
        <w:rPr>
          <w:rFonts w:asciiTheme="minorBidi" w:hAnsiTheme="minorBidi"/>
          <w:b/>
          <w:bCs/>
        </w:rPr>
        <w:t>4. Participation and Decision-Making Processes</w:t>
      </w:r>
    </w:p>
    <w:p w14:paraId="46324329" w14:textId="0D2E6B20" w:rsidR="00264756" w:rsidRPr="00264756" w:rsidRDefault="00264756" w:rsidP="00264756">
      <w:pPr>
        <w:pStyle w:val="NormalWeb"/>
        <w:rPr>
          <w:rStyle w:val="Strong"/>
          <w:rFonts w:eastAsiaTheme="majorEastAsia"/>
        </w:rPr>
      </w:pPr>
      <w:r>
        <w:rPr>
          <w:rStyle w:val="Strong"/>
          <w:rFonts w:eastAsiaTheme="majorEastAsia"/>
        </w:rPr>
        <w:t xml:space="preserve">4.1. </w:t>
      </w:r>
      <w:r w:rsidRPr="00264756">
        <w:rPr>
          <w:rStyle w:val="Strong"/>
          <w:rFonts w:eastAsiaTheme="majorEastAsia"/>
        </w:rPr>
        <w:t>Stakeholder Platform</w:t>
      </w:r>
    </w:p>
    <w:p w14:paraId="6B9A3015" w14:textId="77777777" w:rsidR="00ED2FDA" w:rsidRDefault="00ED2FDA" w:rsidP="00ED2FDA">
      <w:pPr>
        <w:pStyle w:val="NormalWeb"/>
        <w:rPr>
          <w:ins w:id="506" w:author="Javier R Rigueiro" w:date="2026-02-26T18:12:00Z"/>
        </w:rPr>
      </w:pPr>
      <w:ins w:id="507" w:author="Javier R Rigueiro" w:date="2026-02-26T18:12:00Z">
        <w:r>
          <w:lastRenderedPageBreak/>
          <w:t xml:space="preserve">Participation </w:t>
        </w:r>
        <w:proofErr w:type="spellStart"/>
        <w:r>
          <w:t>is</w:t>
        </w:r>
        <w:proofErr w:type="spellEnd"/>
        <w:r>
          <w:t xml:space="preserve"> </w:t>
        </w:r>
        <w:proofErr w:type="spellStart"/>
        <w:r>
          <w:t>organised</w:t>
        </w:r>
        <w:proofErr w:type="spellEnd"/>
        <w:r>
          <w:t xml:space="preserve"> </w:t>
        </w:r>
        <w:proofErr w:type="spellStart"/>
        <w:r>
          <w:t>through</w:t>
        </w:r>
        <w:proofErr w:type="spellEnd"/>
        <w:r>
          <w:t xml:space="preserve"> </w:t>
        </w:r>
        <w:r>
          <w:rPr>
            <w:rStyle w:val="Strong"/>
            <w:rFonts w:eastAsiaTheme="majorEastAsia"/>
          </w:rPr>
          <w:t xml:space="preserve">Living </w:t>
        </w:r>
        <w:proofErr w:type="spellStart"/>
        <w:r>
          <w:rPr>
            <w:rStyle w:val="Strong"/>
            <w:rFonts w:eastAsiaTheme="majorEastAsia"/>
          </w:rPr>
          <w:t>Lab</w:t>
        </w:r>
        <w:proofErr w:type="spellEnd"/>
        <w:r>
          <w:rPr>
            <w:rStyle w:val="Strong"/>
            <w:rFonts w:eastAsiaTheme="majorEastAsia"/>
          </w:rPr>
          <w:t xml:space="preserve"> </w:t>
        </w:r>
        <w:proofErr w:type="spellStart"/>
        <w:r>
          <w:rPr>
            <w:rStyle w:val="Strong"/>
            <w:rFonts w:eastAsiaTheme="majorEastAsia"/>
          </w:rPr>
          <w:t>co-creation</w:t>
        </w:r>
        <w:proofErr w:type="spellEnd"/>
        <w:r>
          <w:rPr>
            <w:rStyle w:val="Strong"/>
            <w:rFonts w:eastAsiaTheme="majorEastAsia"/>
          </w:rPr>
          <w:t xml:space="preserve"> platforms</w:t>
        </w:r>
        <w:r>
          <w:t xml:space="preserve"> </w:t>
        </w:r>
        <w:proofErr w:type="spellStart"/>
        <w:r>
          <w:t>coordinated</w:t>
        </w:r>
        <w:proofErr w:type="spellEnd"/>
        <w:r>
          <w:t xml:space="preserve"> by the </w:t>
        </w:r>
        <w:r>
          <w:rPr>
            <w:rStyle w:val="Strong"/>
            <w:rFonts w:eastAsiaTheme="majorEastAsia"/>
          </w:rPr>
          <w:t xml:space="preserve">USC </w:t>
        </w:r>
        <w:proofErr w:type="gramStart"/>
        <w:r>
          <w:rPr>
            <w:rStyle w:val="Strong"/>
            <w:rFonts w:eastAsiaTheme="majorEastAsia"/>
          </w:rPr>
          <w:t>team</w:t>
        </w:r>
        <w:proofErr w:type="gramEnd"/>
        <w:r>
          <w:t xml:space="preserve"> in collaboration </w:t>
        </w:r>
        <w:proofErr w:type="spellStart"/>
        <w:r>
          <w:t>with</w:t>
        </w:r>
        <w:proofErr w:type="spellEnd"/>
        <w:r>
          <w:t xml:space="preserve"> relevant local and </w:t>
        </w:r>
        <w:proofErr w:type="spellStart"/>
        <w:r>
          <w:t>regional</w:t>
        </w:r>
        <w:proofErr w:type="spellEnd"/>
        <w:r>
          <w:t xml:space="preserve"> </w:t>
        </w:r>
        <w:proofErr w:type="spellStart"/>
        <w:r>
          <w:t>actors</w:t>
        </w:r>
        <w:proofErr w:type="spellEnd"/>
        <w:r>
          <w:t xml:space="preserve">. The platform </w:t>
        </w:r>
        <w:proofErr w:type="spellStart"/>
        <w:r>
          <w:t>brings</w:t>
        </w:r>
        <w:proofErr w:type="spellEnd"/>
        <w:r>
          <w:t xml:space="preserve"> </w:t>
        </w:r>
        <w:proofErr w:type="spellStart"/>
        <w:r>
          <w:t>together</w:t>
        </w:r>
        <w:proofErr w:type="spellEnd"/>
        <w:r>
          <w:t xml:space="preserve"> the </w:t>
        </w:r>
        <w:proofErr w:type="spellStart"/>
        <w:r>
          <w:t>core</w:t>
        </w:r>
        <w:proofErr w:type="spellEnd"/>
        <w:r>
          <w:t xml:space="preserve"> stakeholder groups </w:t>
        </w:r>
        <w:proofErr w:type="spellStart"/>
        <w:r>
          <w:t>directly</w:t>
        </w:r>
        <w:proofErr w:type="spellEnd"/>
        <w:r>
          <w:t xml:space="preserve"> </w:t>
        </w:r>
        <w:proofErr w:type="spellStart"/>
        <w:r>
          <w:t>connected</w:t>
        </w:r>
        <w:proofErr w:type="spellEnd"/>
        <w:r>
          <w:t xml:space="preserve"> to </w:t>
        </w:r>
        <w:proofErr w:type="spellStart"/>
        <w:r>
          <w:t>post-fire</w:t>
        </w:r>
        <w:proofErr w:type="spellEnd"/>
        <w:r>
          <w:t xml:space="preserve"> land management, water </w:t>
        </w:r>
        <w:proofErr w:type="spellStart"/>
        <w:r>
          <w:t>quality</w:t>
        </w:r>
        <w:proofErr w:type="spellEnd"/>
        <w:r>
          <w:t xml:space="preserve"> protection, and </w:t>
        </w:r>
        <w:proofErr w:type="spellStart"/>
        <w:r>
          <w:t>implementation</w:t>
        </w:r>
        <w:proofErr w:type="spellEnd"/>
        <w:r>
          <w:t xml:space="preserve"> of Nature-</w:t>
        </w:r>
        <w:proofErr w:type="spellStart"/>
        <w:r>
          <w:t>Based</w:t>
        </w:r>
        <w:proofErr w:type="spellEnd"/>
        <w:r>
          <w:t xml:space="preserve"> Solutions, </w:t>
        </w:r>
        <w:proofErr w:type="spellStart"/>
        <w:proofErr w:type="gramStart"/>
        <w:r>
          <w:t>including</w:t>
        </w:r>
        <w:proofErr w:type="spellEnd"/>
        <w:r>
          <w:t>:</w:t>
        </w:r>
        <w:proofErr w:type="gramEnd"/>
      </w:ins>
    </w:p>
    <w:p w14:paraId="15338700" w14:textId="77777777" w:rsidR="00ED2FDA" w:rsidRDefault="00ED2FDA" w:rsidP="00ED2FDA">
      <w:pPr>
        <w:pStyle w:val="NormalWeb"/>
        <w:numPr>
          <w:ilvl w:val="0"/>
          <w:numId w:val="26"/>
        </w:numPr>
        <w:rPr>
          <w:ins w:id="508" w:author="Javier R Rigueiro" w:date="2026-02-26T18:12:00Z"/>
        </w:rPr>
      </w:pPr>
      <w:ins w:id="509" w:author="Javier R Rigueiro" w:date="2026-02-26T18:12:00Z">
        <w:r>
          <w:rPr>
            <w:rStyle w:val="Strong"/>
            <w:rFonts w:eastAsiaTheme="majorEastAsia"/>
          </w:rPr>
          <w:t>Farmers and land managers</w:t>
        </w:r>
        <w:r>
          <w:t xml:space="preserve"> </w:t>
        </w:r>
        <w:proofErr w:type="spellStart"/>
        <w:r>
          <w:t>involved</w:t>
        </w:r>
        <w:proofErr w:type="spellEnd"/>
        <w:r>
          <w:t xml:space="preserve"> in the Living </w:t>
        </w:r>
        <w:proofErr w:type="spellStart"/>
        <w:r>
          <w:t>Lab</w:t>
        </w:r>
        <w:proofErr w:type="spellEnd"/>
        <w:r>
          <w:t xml:space="preserve"> areas (reforestation settings in </w:t>
        </w:r>
        <w:proofErr w:type="spellStart"/>
        <w:r>
          <w:t>Chandrexa</w:t>
        </w:r>
        <w:proofErr w:type="spellEnd"/>
        <w:r>
          <w:t xml:space="preserve"> de </w:t>
        </w:r>
        <w:proofErr w:type="spellStart"/>
        <w:proofErr w:type="gramStart"/>
        <w:r>
          <w:t>Queixa</w:t>
        </w:r>
        <w:proofErr w:type="spellEnd"/>
        <w:r>
          <w:t>;</w:t>
        </w:r>
        <w:proofErr w:type="gramEnd"/>
        <w:r>
          <w:t xml:space="preserve"> </w:t>
        </w:r>
        <w:proofErr w:type="spellStart"/>
        <w:r>
          <w:t>chestnut</w:t>
        </w:r>
        <w:proofErr w:type="spellEnd"/>
        <w:r>
          <w:t>–</w:t>
        </w:r>
        <w:proofErr w:type="spellStart"/>
        <w:r>
          <w:t>grassland</w:t>
        </w:r>
        <w:proofErr w:type="spellEnd"/>
        <w:r>
          <w:t xml:space="preserve"> </w:t>
        </w:r>
        <w:proofErr w:type="spellStart"/>
        <w:r>
          <w:t>agroforestry</w:t>
        </w:r>
        <w:proofErr w:type="spellEnd"/>
        <w:r>
          <w:t xml:space="preserve"> in </w:t>
        </w:r>
        <w:proofErr w:type="spellStart"/>
        <w:r>
          <w:t>Quiroga</w:t>
        </w:r>
        <w:proofErr w:type="spellEnd"/>
        <w:r>
          <w:t>);</w:t>
        </w:r>
      </w:ins>
    </w:p>
    <w:p w14:paraId="74CEB7BB" w14:textId="77777777" w:rsidR="00ED2FDA" w:rsidRDefault="00ED2FDA" w:rsidP="00ED2FDA">
      <w:pPr>
        <w:pStyle w:val="NormalWeb"/>
        <w:numPr>
          <w:ilvl w:val="0"/>
          <w:numId w:val="26"/>
        </w:numPr>
        <w:rPr>
          <w:ins w:id="510" w:author="Javier R Rigueiro" w:date="2026-02-26T18:12:00Z"/>
        </w:rPr>
      </w:pPr>
      <w:proofErr w:type="spellStart"/>
      <w:ins w:id="511" w:author="Javier R Rigueiro" w:date="2026-02-26T18:12:00Z">
        <w:r>
          <w:rPr>
            <w:rStyle w:val="Strong"/>
            <w:rFonts w:eastAsiaTheme="majorEastAsia"/>
          </w:rPr>
          <w:t>Advisors</w:t>
        </w:r>
        <w:proofErr w:type="spellEnd"/>
        <w:r>
          <w:rPr>
            <w:rStyle w:val="Strong"/>
            <w:rFonts w:eastAsiaTheme="majorEastAsia"/>
          </w:rPr>
          <w:t>/</w:t>
        </w:r>
        <w:proofErr w:type="spellStart"/>
        <w:r>
          <w:rPr>
            <w:rStyle w:val="Strong"/>
            <w:rFonts w:eastAsiaTheme="majorEastAsia"/>
          </w:rPr>
          <w:t>technical</w:t>
        </w:r>
        <w:proofErr w:type="spellEnd"/>
        <w:r>
          <w:rPr>
            <w:rStyle w:val="Strong"/>
            <w:rFonts w:eastAsiaTheme="majorEastAsia"/>
          </w:rPr>
          <w:t xml:space="preserve"> support services</w:t>
        </w:r>
        <w:r>
          <w:t xml:space="preserve"> relevant to </w:t>
        </w:r>
        <w:proofErr w:type="spellStart"/>
        <w:r>
          <w:t>farm</w:t>
        </w:r>
        <w:proofErr w:type="spellEnd"/>
        <w:r>
          <w:t xml:space="preserve"> and land management </w:t>
        </w:r>
        <w:proofErr w:type="spellStart"/>
        <w:r>
          <w:t>decision-</w:t>
        </w:r>
        <w:proofErr w:type="gramStart"/>
        <w:r>
          <w:t>making</w:t>
        </w:r>
        <w:proofErr w:type="spellEnd"/>
        <w:r>
          <w:t>;</w:t>
        </w:r>
        <w:proofErr w:type="gramEnd"/>
      </w:ins>
    </w:p>
    <w:p w14:paraId="396B6BA2" w14:textId="77777777" w:rsidR="00ED2FDA" w:rsidRDefault="00ED2FDA" w:rsidP="00ED2FDA">
      <w:pPr>
        <w:pStyle w:val="NormalWeb"/>
        <w:numPr>
          <w:ilvl w:val="0"/>
          <w:numId w:val="26"/>
        </w:numPr>
        <w:rPr>
          <w:ins w:id="512" w:author="Javier R Rigueiro" w:date="2026-02-26T18:12:00Z"/>
        </w:rPr>
      </w:pPr>
      <w:ins w:id="513" w:author="Javier R Rigueiro" w:date="2026-02-26T18:12:00Z">
        <w:r>
          <w:rPr>
            <w:rStyle w:val="Strong"/>
            <w:rFonts w:eastAsiaTheme="majorEastAsia"/>
          </w:rPr>
          <w:t>Land-</w:t>
        </w:r>
        <w:proofErr w:type="spellStart"/>
        <w:r>
          <w:rPr>
            <w:rStyle w:val="Strong"/>
            <w:rFonts w:eastAsiaTheme="majorEastAsia"/>
          </w:rPr>
          <w:t>owner</w:t>
        </w:r>
        <w:proofErr w:type="spellEnd"/>
        <w:r>
          <w:rPr>
            <w:rStyle w:val="Strong"/>
            <w:rFonts w:eastAsiaTheme="majorEastAsia"/>
          </w:rPr>
          <w:t xml:space="preserve"> associations</w:t>
        </w:r>
        <w:r>
          <w:t xml:space="preserve"> and/or </w:t>
        </w:r>
        <w:proofErr w:type="spellStart"/>
        <w:r>
          <w:t>community</w:t>
        </w:r>
        <w:proofErr w:type="spellEnd"/>
        <w:r>
          <w:t xml:space="preserve"> land </w:t>
        </w:r>
        <w:proofErr w:type="spellStart"/>
        <w:r>
          <w:t>governance</w:t>
        </w:r>
        <w:proofErr w:type="spellEnd"/>
        <w:r>
          <w:t xml:space="preserve"> </w:t>
        </w:r>
        <w:proofErr w:type="spellStart"/>
        <w:r>
          <w:t>representatives</w:t>
        </w:r>
        <w:proofErr w:type="spellEnd"/>
        <w:r>
          <w:t xml:space="preserve"> </w:t>
        </w:r>
        <w:proofErr w:type="spellStart"/>
        <w:r>
          <w:t>where</w:t>
        </w:r>
        <w:proofErr w:type="spellEnd"/>
        <w:r>
          <w:t xml:space="preserve"> </w:t>
        </w:r>
        <w:proofErr w:type="gramStart"/>
        <w:r>
          <w:t>applicable;</w:t>
        </w:r>
        <w:proofErr w:type="gramEnd"/>
      </w:ins>
    </w:p>
    <w:p w14:paraId="690CF280" w14:textId="77777777" w:rsidR="00ED2FDA" w:rsidRDefault="00ED2FDA" w:rsidP="00ED2FDA">
      <w:pPr>
        <w:pStyle w:val="NormalWeb"/>
        <w:numPr>
          <w:ilvl w:val="0"/>
          <w:numId w:val="26"/>
        </w:numPr>
        <w:rPr>
          <w:ins w:id="514" w:author="Javier R Rigueiro" w:date="2026-02-26T18:12:00Z"/>
        </w:rPr>
      </w:pPr>
      <w:ins w:id="515" w:author="Javier R Rigueiro" w:date="2026-02-26T18:12:00Z">
        <w:r>
          <w:rPr>
            <w:rStyle w:val="Strong"/>
            <w:rFonts w:eastAsiaTheme="majorEastAsia"/>
          </w:rPr>
          <w:t xml:space="preserve">Local </w:t>
        </w:r>
        <w:proofErr w:type="spellStart"/>
        <w:r>
          <w:rPr>
            <w:rStyle w:val="Strong"/>
            <w:rFonts w:eastAsiaTheme="majorEastAsia"/>
          </w:rPr>
          <w:t>authorities</w:t>
        </w:r>
        <w:proofErr w:type="spellEnd"/>
        <w:r>
          <w:rPr>
            <w:rStyle w:val="Strong"/>
            <w:rFonts w:eastAsiaTheme="majorEastAsia"/>
          </w:rPr>
          <w:t xml:space="preserve"> and </w:t>
        </w:r>
        <w:proofErr w:type="spellStart"/>
        <w:r>
          <w:rPr>
            <w:rStyle w:val="Strong"/>
            <w:rFonts w:eastAsiaTheme="majorEastAsia"/>
          </w:rPr>
          <w:t>competent</w:t>
        </w:r>
        <w:proofErr w:type="spellEnd"/>
        <w:r>
          <w:rPr>
            <w:rStyle w:val="Strong"/>
            <w:rFonts w:eastAsiaTheme="majorEastAsia"/>
          </w:rPr>
          <w:t xml:space="preserve"> public bodies</w:t>
        </w:r>
        <w:r>
          <w:t xml:space="preserve"> relevant to land, </w:t>
        </w:r>
        <w:proofErr w:type="spellStart"/>
        <w:r>
          <w:t>forest</w:t>
        </w:r>
        <w:proofErr w:type="spellEnd"/>
        <w:r>
          <w:t xml:space="preserve"> </w:t>
        </w:r>
        <w:proofErr w:type="spellStart"/>
        <w:r>
          <w:t>fire</w:t>
        </w:r>
        <w:proofErr w:type="spellEnd"/>
        <w:r>
          <w:t xml:space="preserve"> </w:t>
        </w:r>
        <w:proofErr w:type="spellStart"/>
        <w:r>
          <w:t>prevention</w:t>
        </w:r>
        <w:proofErr w:type="spellEnd"/>
        <w:r>
          <w:t>/</w:t>
        </w:r>
        <w:proofErr w:type="spellStart"/>
        <w:r>
          <w:t>restoration</w:t>
        </w:r>
        <w:proofErr w:type="spellEnd"/>
        <w:r>
          <w:t xml:space="preserve">, and water </w:t>
        </w:r>
        <w:proofErr w:type="gramStart"/>
        <w:r>
          <w:t>management;</w:t>
        </w:r>
        <w:proofErr w:type="gramEnd"/>
      </w:ins>
    </w:p>
    <w:p w14:paraId="30C011BC" w14:textId="77777777" w:rsidR="00ED2FDA" w:rsidRDefault="00ED2FDA" w:rsidP="00ED2FDA">
      <w:pPr>
        <w:pStyle w:val="NormalWeb"/>
        <w:numPr>
          <w:ilvl w:val="0"/>
          <w:numId w:val="26"/>
        </w:numPr>
        <w:rPr>
          <w:ins w:id="516" w:author="Javier R Rigueiro" w:date="2026-02-26T18:12:00Z"/>
        </w:rPr>
      </w:pPr>
      <w:proofErr w:type="spellStart"/>
      <w:ins w:id="517" w:author="Javier R Rigueiro" w:date="2026-02-26T18:12:00Z">
        <w:r>
          <w:t>Additional</w:t>
        </w:r>
        <w:proofErr w:type="spellEnd"/>
        <w:r>
          <w:t xml:space="preserve"> civil society or territorial </w:t>
        </w:r>
        <w:proofErr w:type="spellStart"/>
        <w:r>
          <w:t>actors</w:t>
        </w:r>
        <w:proofErr w:type="spellEnd"/>
        <w:r>
          <w:t xml:space="preserve"> as </w:t>
        </w:r>
        <w:proofErr w:type="spellStart"/>
        <w:r>
          <w:t>needed</w:t>
        </w:r>
        <w:proofErr w:type="spellEnd"/>
        <w:r>
          <w:t xml:space="preserve"> to </w:t>
        </w:r>
        <w:proofErr w:type="spellStart"/>
        <w:r>
          <w:t>ensure</w:t>
        </w:r>
        <w:proofErr w:type="spellEnd"/>
        <w:r>
          <w:t xml:space="preserve"> </w:t>
        </w:r>
        <w:proofErr w:type="spellStart"/>
        <w:r>
          <w:t>legitimacy</w:t>
        </w:r>
        <w:proofErr w:type="spellEnd"/>
        <w:r>
          <w:t xml:space="preserve">, </w:t>
        </w:r>
        <w:proofErr w:type="spellStart"/>
        <w:r>
          <w:t>feasibility</w:t>
        </w:r>
        <w:proofErr w:type="spellEnd"/>
        <w:r>
          <w:t xml:space="preserve">, and </w:t>
        </w:r>
        <w:proofErr w:type="spellStart"/>
        <w:r>
          <w:t>uptake</w:t>
        </w:r>
        <w:proofErr w:type="spellEnd"/>
        <w:r>
          <w:t xml:space="preserve"> of solutions.</w:t>
        </w:r>
      </w:ins>
    </w:p>
    <w:p w14:paraId="1147500B" w14:textId="6606E260" w:rsidR="00264756" w:rsidDel="00ED2FDA" w:rsidRDefault="00ED2FDA" w:rsidP="00264756">
      <w:pPr>
        <w:pStyle w:val="NormalWeb"/>
        <w:rPr>
          <w:del w:id="518" w:author="Javier R Rigueiro" w:date="2026-02-26T18:12:00Z"/>
        </w:rPr>
      </w:pPr>
      <w:ins w:id="519" w:author="Javier R Rigueiro" w:date="2026-02-26T18:12:00Z">
        <w:r>
          <w:t xml:space="preserve">Workshops are </w:t>
        </w:r>
        <w:proofErr w:type="spellStart"/>
        <w:r>
          <w:t>designed</w:t>
        </w:r>
        <w:proofErr w:type="spellEnd"/>
        <w:r>
          <w:t xml:space="preserve"> to </w:t>
        </w:r>
        <w:proofErr w:type="spellStart"/>
        <w:r>
          <w:t>ensure</w:t>
        </w:r>
        <w:proofErr w:type="spellEnd"/>
        <w:r>
          <w:t xml:space="preserve"> </w:t>
        </w:r>
        <w:proofErr w:type="spellStart"/>
        <w:r>
          <w:rPr>
            <w:rStyle w:val="Strong"/>
            <w:rFonts w:eastAsiaTheme="majorEastAsia"/>
          </w:rPr>
          <w:t>balanced</w:t>
        </w:r>
        <w:proofErr w:type="spellEnd"/>
        <w:r>
          <w:rPr>
            <w:rStyle w:val="Strong"/>
            <w:rFonts w:eastAsiaTheme="majorEastAsia"/>
          </w:rPr>
          <w:t xml:space="preserve"> </w:t>
        </w:r>
        <w:proofErr w:type="spellStart"/>
        <w:r>
          <w:rPr>
            <w:rStyle w:val="Strong"/>
            <w:rFonts w:eastAsiaTheme="majorEastAsia"/>
          </w:rPr>
          <w:t>representation</w:t>
        </w:r>
        <w:proofErr w:type="spellEnd"/>
        <w:r>
          <w:t xml:space="preserve"> </w:t>
        </w:r>
        <w:proofErr w:type="spellStart"/>
        <w:r>
          <w:t>across</w:t>
        </w:r>
        <w:proofErr w:type="spellEnd"/>
        <w:r>
          <w:t xml:space="preserve"> </w:t>
        </w:r>
        <w:proofErr w:type="spellStart"/>
        <w:r>
          <w:t>farm</w:t>
        </w:r>
        <w:proofErr w:type="spellEnd"/>
        <w:r>
          <w:t xml:space="preserve"> types, land </w:t>
        </w:r>
        <w:proofErr w:type="spellStart"/>
        <w:r>
          <w:t>governance</w:t>
        </w:r>
        <w:proofErr w:type="spellEnd"/>
        <w:r>
          <w:t xml:space="preserve"> </w:t>
        </w:r>
        <w:proofErr w:type="spellStart"/>
        <w:r>
          <w:t>contexts</w:t>
        </w:r>
        <w:proofErr w:type="spellEnd"/>
        <w:r>
          <w:t xml:space="preserve">, and </w:t>
        </w:r>
        <w:proofErr w:type="spellStart"/>
        <w:r>
          <w:t>gender</w:t>
        </w:r>
        <w:proofErr w:type="spellEnd"/>
        <w:r>
          <w:t xml:space="preserve">, </w:t>
        </w:r>
        <w:proofErr w:type="spellStart"/>
        <w:r>
          <w:t>with</w:t>
        </w:r>
        <w:proofErr w:type="spellEnd"/>
        <w:r>
          <w:t xml:space="preserve"> </w:t>
        </w:r>
        <w:proofErr w:type="spellStart"/>
        <w:r>
          <w:t>specific</w:t>
        </w:r>
        <w:proofErr w:type="spellEnd"/>
        <w:r>
          <w:t xml:space="preserve"> actions to </w:t>
        </w:r>
        <w:proofErr w:type="spellStart"/>
        <w:r>
          <w:t>facilitate</w:t>
        </w:r>
        <w:proofErr w:type="spellEnd"/>
        <w:r>
          <w:t xml:space="preserve"> the </w:t>
        </w:r>
        <w:proofErr w:type="spellStart"/>
        <w:r>
          <w:t>meaningful</w:t>
        </w:r>
        <w:proofErr w:type="spellEnd"/>
        <w:r>
          <w:t xml:space="preserve"> participation of </w:t>
        </w:r>
        <w:proofErr w:type="spellStart"/>
        <w:r>
          <w:t>women</w:t>
        </w:r>
        <w:proofErr w:type="spellEnd"/>
        <w:r>
          <w:t xml:space="preserve"> in </w:t>
        </w:r>
        <w:proofErr w:type="spellStart"/>
        <w:r>
          <w:t>both</w:t>
        </w:r>
        <w:proofErr w:type="spellEnd"/>
        <w:r>
          <w:t xml:space="preserve"> </w:t>
        </w:r>
        <w:proofErr w:type="spellStart"/>
        <w:r>
          <w:t>technical</w:t>
        </w:r>
        <w:proofErr w:type="spellEnd"/>
        <w:r>
          <w:t xml:space="preserve"> and </w:t>
        </w:r>
        <w:proofErr w:type="spellStart"/>
        <w:r>
          <w:t>decision-oriented</w:t>
        </w:r>
        <w:proofErr w:type="spellEnd"/>
        <w:r>
          <w:t xml:space="preserve"> discussions.</w:t>
        </w:r>
      </w:ins>
      <w:del w:id="520" w:author="Javier R Rigueiro" w:date="2026-02-26T18:12:00Z">
        <w:r w:rsidR="00264756" w:rsidDel="00ED2FDA">
          <w:delText>Governance is operationalized through structured Living Lab platforms coordinated by the regional CRDAs (Mannouba and Gabes) in collaboration with DGRE.</w:delText>
        </w:r>
      </w:del>
    </w:p>
    <w:p w14:paraId="77D668CB" w14:textId="559989FB" w:rsidR="00264756" w:rsidDel="00ED2FDA" w:rsidRDefault="00264756" w:rsidP="00264756">
      <w:pPr>
        <w:pStyle w:val="NormalWeb"/>
        <w:rPr>
          <w:del w:id="521" w:author="Javier R Rigueiro" w:date="2026-02-26T18:12:00Z"/>
        </w:rPr>
      </w:pPr>
      <w:del w:id="522" w:author="Javier R Rigueiro" w:date="2026-02-26T18:12:00Z">
        <w:r w:rsidDel="00ED2FDA">
          <w:rPr>
            <w:rStyle w:val="Strong"/>
            <w:rFonts w:eastAsiaTheme="majorEastAsia"/>
          </w:rPr>
          <w:delText>Participants include:</w:delText>
        </w:r>
      </w:del>
    </w:p>
    <w:p w14:paraId="777F39CA" w14:textId="434B067F" w:rsidR="00264756" w:rsidDel="00ED2FDA" w:rsidRDefault="00264756" w:rsidP="00264756">
      <w:pPr>
        <w:pStyle w:val="NormalWeb"/>
        <w:numPr>
          <w:ilvl w:val="0"/>
          <w:numId w:val="19"/>
        </w:numPr>
        <w:rPr>
          <w:del w:id="523" w:author="Javier R Rigueiro" w:date="2026-02-26T18:12:00Z"/>
        </w:rPr>
      </w:pPr>
      <w:del w:id="524" w:author="Javier R Rigueiro" w:date="2026-02-26T18:12:00Z">
        <w:r w:rsidDel="00ED2FDA">
          <w:delText>150–200 farmers (Mannouba) and 120–180 farmers (Gabes) within irrigated perimeters and oasis systems;</w:delText>
        </w:r>
      </w:del>
    </w:p>
    <w:p w14:paraId="66D8F8EF" w14:textId="623E159D" w:rsidR="00264756" w:rsidDel="00ED2FDA" w:rsidRDefault="00264756" w:rsidP="00264756">
      <w:pPr>
        <w:pStyle w:val="NormalWeb"/>
        <w:numPr>
          <w:ilvl w:val="0"/>
          <w:numId w:val="19"/>
        </w:numPr>
        <w:rPr>
          <w:del w:id="525" w:author="Javier R Rigueiro" w:date="2026-02-26T18:12:00Z"/>
        </w:rPr>
      </w:pPr>
      <w:del w:id="526" w:author="Javier R Rigueiro" w:date="2026-02-26T18:12:00Z">
        <w:r w:rsidDel="00ED2FDA">
          <w:delText>Representatives of Water User Associations (GDAs);</w:delText>
        </w:r>
      </w:del>
    </w:p>
    <w:p w14:paraId="2CD2E116" w14:textId="04D89287" w:rsidR="00264756" w:rsidDel="00ED2FDA" w:rsidRDefault="00264756" w:rsidP="00264756">
      <w:pPr>
        <w:pStyle w:val="NormalWeb"/>
        <w:numPr>
          <w:ilvl w:val="0"/>
          <w:numId w:val="19"/>
        </w:numPr>
        <w:rPr>
          <w:del w:id="527" w:author="Javier R Rigueiro" w:date="2026-02-26T18:12:00Z"/>
        </w:rPr>
      </w:pPr>
      <w:del w:id="528" w:author="Javier R Rigueiro" w:date="2026-02-26T18:12:00Z">
        <w:r w:rsidDel="00ED2FDA">
          <w:delText>CRDA technical staff (irrigation and hydraulic engineers);</w:delText>
        </w:r>
      </w:del>
    </w:p>
    <w:p w14:paraId="3111D0ED" w14:textId="7A42A357" w:rsidR="00264756" w:rsidDel="00ED2FDA" w:rsidRDefault="00264756" w:rsidP="00264756">
      <w:pPr>
        <w:pStyle w:val="NormalWeb"/>
        <w:numPr>
          <w:ilvl w:val="0"/>
          <w:numId w:val="19"/>
        </w:numPr>
        <w:rPr>
          <w:del w:id="529" w:author="Javier R Rigueiro" w:date="2026-02-26T18:12:00Z"/>
        </w:rPr>
      </w:pPr>
      <w:del w:id="530" w:author="Javier R Rigueiro" w:date="2026-02-26T18:12:00Z">
        <w:r w:rsidDel="00ED2FDA">
          <w:delText>DGRE experts (groundwater monitoring and regulation);</w:delText>
        </w:r>
      </w:del>
    </w:p>
    <w:p w14:paraId="1388D5F6" w14:textId="1CD25FBB" w:rsidR="00264756" w:rsidDel="00ED2FDA" w:rsidRDefault="00264756" w:rsidP="00264756">
      <w:pPr>
        <w:pStyle w:val="NormalWeb"/>
        <w:numPr>
          <w:ilvl w:val="0"/>
          <w:numId w:val="19"/>
        </w:numPr>
        <w:rPr>
          <w:del w:id="531" w:author="Javier R Rigueiro" w:date="2026-02-26T18:12:00Z"/>
        </w:rPr>
      </w:pPr>
      <w:del w:id="532" w:author="Javier R Rigueiro" w:date="2026-02-26T18:12:00Z">
        <w:r w:rsidDel="00ED2FDA">
          <w:delText>Municipal authorities and selected civil society actors.</w:delText>
        </w:r>
      </w:del>
    </w:p>
    <w:p w14:paraId="03850B3F" w14:textId="66C4D9B0" w:rsidR="00264756" w:rsidRDefault="00264756" w:rsidP="00264756">
      <w:pPr>
        <w:pStyle w:val="NormalWeb"/>
      </w:pPr>
      <w:del w:id="533" w:author="Javier R Rigueiro" w:date="2026-02-26T18:12:00Z">
        <w:r w:rsidDel="00ED2FDA">
          <w:delText xml:space="preserve">Each major Living Lab workshop gathers </w:delText>
        </w:r>
        <w:r w:rsidDel="00ED2FDA">
          <w:rPr>
            <w:rStyle w:val="Strong"/>
            <w:rFonts w:eastAsiaTheme="majorEastAsia"/>
          </w:rPr>
          <w:delText>40–60 participants</w:delText>
        </w:r>
        <w:r w:rsidDel="00ED2FDA">
          <w:delText>, ensuring representation by irrigation scheme, farm type, and gender (target ≥30% women).</w:delText>
        </w:r>
      </w:del>
    </w:p>
    <w:p w14:paraId="46160104" w14:textId="13E32B58" w:rsidR="009A52D8" w:rsidRPr="009A52D8" w:rsidRDefault="009A52D8" w:rsidP="009A52D8">
      <w:pPr>
        <w:pStyle w:val="NormalWeb"/>
        <w:numPr>
          <w:ilvl w:val="1"/>
          <w:numId w:val="21"/>
        </w:numPr>
        <w:rPr>
          <w:rStyle w:val="Strong"/>
          <w:rFonts w:eastAsiaTheme="majorEastAsia"/>
        </w:rPr>
      </w:pPr>
      <w:r w:rsidRPr="009A52D8">
        <w:rPr>
          <w:rStyle w:val="Strong"/>
          <w:rFonts w:eastAsiaTheme="majorEastAsia"/>
        </w:rPr>
        <w:t xml:space="preserve"> Frequency and Interaction </w:t>
      </w:r>
      <w:proofErr w:type="spellStart"/>
      <w:r w:rsidRPr="009A52D8">
        <w:rPr>
          <w:rStyle w:val="Strong"/>
          <w:rFonts w:eastAsiaTheme="majorEastAsia"/>
        </w:rPr>
        <w:t>Mechanisms</w:t>
      </w:r>
      <w:proofErr w:type="spellEnd"/>
    </w:p>
    <w:p w14:paraId="63BBB8A4" w14:textId="77777777" w:rsidR="00ED2FDA" w:rsidRDefault="00ED2FDA" w:rsidP="00ED2FDA">
      <w:pPr>
        <w:pStyle w:val="NormalWeb"/>
        <w:rPr>
          <w:ins w:id="534" w:author="Javier R Rigueiro" w:date="2026-02-26T18:12:00Z"/>
        </w:rPr>
      </w:pPr>
      <w:ins w:id="535" w:author="Javier R Rigueiro" w:date="2026-02-26T18:12:00Z">
        <w:r>
          <w:t xml:space="preserve">Participation </w:t>
        </w:r>
        <w:proofErr w:type="spellStart"/>
        <w:r>
          <w:t>follows</w:t>
        </w:r>
        <w:proofErr w:type="spellEnd"/>
        <w:r>
          <w:t xml:space="preserve"> a </w:t>
        </w:r>
        <w:proofErr w:type="spellStart"/>
        <w:r>
          <w:t>structured</w:t>
        </w:r>
        <w:proofErr w:type="spellEnd"/>
        <w:r>
          <w:t xml:space="preserve"> cycle </w:t>
        </w:r>
        <w:proofErr w:type="spellStart"/>
        <w:r>
          <w:t>combining</w:t>
        </w:r>
        <w:proofErr w:type="spellEnd"/>
        <w:r>
          <w:t xml:space="preserve"> </w:t>
        </w:r>
        <w:proofErr w:type="spellStart"/>
        <w:r>
          <w:t>broad</w:t>
        </w:r>
        <w:proofErr w:type="spellEnd"/>
        <w:r>
          <w:t xml:space="preserve"> </w:t>
        </w:r>
        <w:proofErr w:type="spellStart"/>
        <w:r>
          <w:t>deliberation</w:t>
        </w:r>
        <w:proofErr w:type="spellEnd"/>
        <w:r>
          <w:t xml:space="preserve"> </w:t>
        </w:r>
        <w:proofErr w:type="spellStart"/>
        <w:r>
          <w:t>with</w:t>
        </w:r>
        <w:proofErr w:type="spellEnd"/>
        <w:r>
          <w:t xml:space="preserve"> </w:t>
        </w:r>
        <w:proofErr w:type="spellStart"/>
        <w:r>
          <w:t>technical</w:t>
        </w:r>
        <w:proofErr w:type="spellEnd"/>
        <w:r>
          <w:t xml:space="preserve"> follow-</w:t>
        </w:r>
        <w:proofErr w:type="gramStart"/>
        <w:r>
          <w:t>up:</w:t>
        </w:r>
        <w:proofErr w:type="gramEnd"/>
      </w:ins>
    </w:p>
    <w:p w14:paraId="33A74D83" w14:textId="77777777" w:rsidR="00ED2FDA" w:rsidRDefault="00ED2FDA" w:rsidP="00ED2FDA">
      <w:pPr>
        <w:pStyle w:val="NormalWeb"/>
        <w:numPr>
          <w:ilvl w:val="0"/>
          <w:numId w:val="27"/>
        </w:numPr>
        <w:rPr>
          <w:ins w:id="536" w:author="Javier R Rigueiro" w:date="2026-02-26T18:12:00Z"/>
        </w:rPr>
      </w:pPr>
      <w:proofErr w:type="spellStart"/>
      <w:ins w:id="537" w:author="Javier R Rigueiro" w:date="2026-02-26T18:12:00Z">
        <w:r>
          <w:rPr>
            <w:rStyle w:val="Strong"/>
            <w:rFonts w:eastAsiaTheme="majorEastAsia"/>
          </w:rPr>
          <w:t>Periodic</w:t>
        </w:r>
        <w:proofErr w:type="spellEnd"/>
        <w:r>
          <w:rPr>
            <w:rStyle w:val="Strong"/>
            <w:rFonts w:eastAsiaTheme="majorEastAsia"/>
          </w:rPr>
          <w:t xml:space="preserve"> multi-stakeholder Living </w:t>
        </w:r>
        <w:proofErr w:type="spellStart"/>
        <w:r>
          <w:rPr>
            <w:rStyle w:val="Strong"/>
            <w:rFonts w:eastAsiaTheme="majorEastAsia"/>
          </w:rPr>
          <w:t>Lab</w:t>
        </w:r>
        <w:proofErr w:type="spellEnd"/>
        <w:r>
          <w:rPr>
            <w:rStyle w:val="Strong"/>
            <w:rFonts w:eastAsiaTheme="majorEastAsia"/>
          </w:rPr>
          <w:t xml:space="preserve"> workshops</w:t>
        </w:r>
        <w:r>
          <w:t xml:space="preserve"> to </w:t>
        </w:r>
        <w:proofErr w:type="spellStart"/>
        <w:r>
          <w:t>co</w:t>
        </w:r>
        <w:proofErr w:type="spellEnd"/>
        <w:r>
          <w:t xml:space="preserve">-design, </w:t>
        </w:r>
        <w:proofErr w:type="spellStart"/>
        <w:r>
          <w:t>review</w:t>
        </w:r>
        <w:proofErr w:type="spellEnd"/>
        <w:r>
          <w:t xml:space="preserve">, and </w:t>
        </w:r>
        <w:proofErr w:type="spellStart"/>
        <w:r>
          <w:t>validate</w:t>
        </w:r>
        <w:proofErr w:type="spellEnd"/>
        <w:r>
          <w:t xml:space="preserve"> </w:t>
        </w:r>
        <w:proofErr w:type="spellStart"/>
        <w:r>
          <w:t>evidence</w:t>
        </w:r>
        <w:proofErr w:type="spellEnd"/>
        <w:r>
          <w:t xml:space="preserve"> (monitoring </w:t>
        </w:r>
        <w:proofErr w:type="spellStart"/>
        <w:r>
          <w:t>results</w:t>
        </w:r>
        <w:proofErr w:type="spellEnd"/>
        <w:r>
          <w:t xml:space="preserve">, mapping outputs, and </w:t>
        </w:r>
        <w:proofErr w:type="spellStart"/>
        <w:r>
          <w:t>field</w:t>
        </w:r>
        <w:proofErr w:type="spellEnd"/>
        <w:r>
          <w:t xml:space="preserve"> trial performance) and to </w:t>
        </w:r>
        <w:proofErr w:type="spellStart"/>
        <w:r>
          <w:t>agree</w:t>
        </w:r>
        <w:proofErr w:type="spellEnd"/>
        <w:r>
          <w:t xml:space="preserve"> on </w:t>
        </w:r>
        <w:proofErr w:type="spellStart"/>
        <w:r>
          <w:t>feasible</w:t>
        </w:r>
        <w:proofErr w:type="spellEnd"/>
        <w:r>
          <w:t xml:space="preserve"> adaptation and </w:t>
        </w:r>
        <w:proofErr w:type="spellStart"/>
        <w:r>
          <w:t>implementation</w:t>
        </w:r>
        <w:proofErr w:type="spellEnd"/>
        <w:r>
          <w:t xml:space="preserve"> </w:t>
        </w:r>
        <w:proofErr w:type="spellStart"/>
        <w:proofErr w:type="gramStart"/>
        <w:r>
          <w:t>pathways</w:t>
        </w:r>
        <w:proofErr w:type="spellEnd"/>
        <w:r>
          <w:t>;</w:t>
        </w:r>
        <w:proofErr w:type="gramEnd"/>
      </w:ins>
    </w:p>
    <w:p w14:paraId="34555D94" w14:textId="77777777" w:rsidR="00ED2FDA" w:rsidRDefault="00ED2FDA" w:rsidP="00ED2FDA">
      <w:pPr>
        <w:pStyle w:val="NormalWeb"/>
        <w:numPr>
          <w:ilvl w:val="0"/>
          <w:numId w:val="27"/>
        </w:numPr>
        <w:rPr>
          <w:ins w:id="538" w:author="Javier R Rigueiro" w:date="2026-02-26T18:12:00Z"/>
        </w:rPr>
      </w:pPr>
      <w:proofErr w:type="spellStart"/>
      <w:ins w:id="539" w:author="Javier R Rigueiro" w:date="2026-02-26T18:12:00Z">
        <w:r>
          <w:rPr>
            <w:rStyle w:val="Strong"/>
            <w:rFonts w:eastAsiaTheme="majorEastAsia"/>
          </w:rPr>
          <w:t>Technical</w:t>
        </w:r>
        <w:proofErr w:type="spellEnd"/>
        <w:r>
          <w:rPr>
            <w:rStyle w:val="Strong"/>
            <w:rFonts w:eastAsiaTheme="majorEastAsia"/>
          </w:rPr>
          <w:t xml:space="preserve"> coordination meetings</w:t>
        </w:r>
        <w:r>
          <w:t xml:space="preserve"> (</w:t>
        </w:r>
        <w:proofErr w:type="spellStart"/>
        <w:r>
          <w:t>smaller</w:t>
        </w:r>
        <w:proofErr w:type="spellEnd"/>
        <w:r>
          <w:t xml:space="preserve"> </w:t>
        </w:r>
        <w:proofErr w:type="spellStart"/>
        <w:r>
          <w:t>working</w:t>
        </w:r>
        <w:proofErr w:type="spellEnd"/>
        <w:r>
          <w:t xml:space="preserve"> sessions) to </w:t>
        </w:r>
        <w:proofErr w:type="spellStart"/>
        <w:r>
          <w:t>consolidate</w:t>
        </w:r>
        <w:proofErr w:type="spellEnd"/>
        <w:r>
          <w:t xml:space="preserve"> monitoring outputs (e.g., drone-</w:t>
        </w:r>
        <w:proofErr w:type="spellStart"/>
        <w:r>
          <w:t>derived</w:t>
        </w:r>
        <w:proofErr w:type="spellEnd"/>
        <w:r>
          <w:t xml:space="preserve"> </w:t>
        </w:r>
        <w:proofErr w:type="spellStart"/>
        <w:r>
          <w:t>indicators</w:t>
        </w:r>
        <w:proofErr w:type="spellEnd"/>
        <w:r>
          <w:t xml:space="preserve">, </w:t>
        </w:r>
        <w:proofErr w:type="spellStart"/>
        <w:r>
          <w:t>laboratory</w:t>
        </w:r>
        <w:proofErr w:type="spellEnd"/>
        <w:r>
          <w:t>/</w:t>
        </w:r>
        <w:proofErr w:type="spellStart"/>
        <w:r>
          <w:t>field</w:t>
        </w:r>
        <w:proofErr w:type="spellEnd"/>
        <w:r>
          <w:t xml:space="preserve"> </w:t>
        </w:r>
        <w:proofErr w:type="spellStart"/>
        <w:r>
          <w:t>measurements</w:t>
        </w:r>
        <w:proofErr w:type="spellEnd"/>
        <w:r>
          <w:t xml:space="preserve">, GIS </w:t>
        </w:r>
        <w:proofErr w:type="spellStart"/>
        <w:r>
          <w:t>products</w:t>
        </w:r>
        <w:proofErr w:type="spellEnd"/>
        <w:r>
          <w:t xml:space="preserve">) and translate </w:t>
        </w:r>
        <w:proofErr w:type="spellStart"/>
        <w:r>
          <w:t>them</w:t>
        </w:r>
        <w:proofErr w:type="spellEnd"/>
        <w:r>
          <w:t xml:space="preserve"> </w:t>
        </w:r>
        <w:proofErr w:type="spellStart"/>
        <w:r>
          <w:t>into</w:t>
        </w:r>
        <w:proofErr w:type="spellEnd"/>
        <w:r>
          <w:t xml:space="preserve"> </w:t>
        </w:r>
        <w:proofErr w:type="spellStart"/>
        <w:r>
          <w:t>materials</w:t>
        </w:r>
        <w:proofErr w:type="spellEnd"/>
        <w:r>
          <w:t xml:space="preserve"> usable in workshops and by </w:t>
        </w:r>
        <w:proofErr w:type="spellStart"/>
        <w:r>
          <w:t>decision-</w:t>
        </w:r>
        <w:proofErr w:type="gramStart"/>
        <w:r>
          <w:t>makers</w:t>
        </w:r>
        <w:proofErr w:type="spellEnd"/>
        <w:r>
          <w:t>;</w:t>
        </w:r>
        <w:proofErr w:type="gramEnd"/>
      </w:ins>
    </w:p>
    <w:p w14:paraId="49F3B914" w14:textId="77777777" w:rsidR="00ED2FDA" w:rsidRDefault="00ED2FDA" w:rsidP="00ED2FDA">
      <w:pPr>
        <w:pStyle w:val="NormalWeb"/>
        <w:numPr>
          <w:ilvl w:val="0"/>
          <w:numId w:val="27"/>
        </w:numPr>
        <w:rPr>
          <w:ins w:id="540" w:author="Javier R Rigueiro" w:date="2026-02-26T18:12:00Z"/>
        </w:rPr>
      </w:pPr>
      <w:proofErr w:type="spellStart"/>
      <w:ins w:id="541" w:author="Javier R Rigueiro" w:date="2026-02-26T18:12:00Z">
        <w:r>
          <w:rPr>
            <w:rStyle w:val="Strong"/>
            <w:rFonts w:eastAsiaTheme="majorEastAsia"/>
          </w:rPr>
          <w:t>Targeted</w:t>
        </w:r>
        <w:proofErr w:type="spellEnd"/>
        <w:r>
          <w:rPr>
            <w:rStyle w:val="Strong"/>
            <w:rFonts w:eastAsiaTheme="majorEastAsia"/>
          </w:rPr>
          <w:t xml:space="preserve"> focus groups</w:t>
        </w:r>
        <w:r>
          <w:t xml:space="preserve"> </w:t>
        </w:r>
        <w:proofErr w:type="spellStart"/>
        <w:r>
          <w:t>when</w:t>
        </w:r>
        <w:proofErr w:type="spellEnd"/>
        <w:r>
          <w:t xml:space="preserve"> </w:t>
        </w:r>
        <w:proofErr w:type="spellStart"/>
        <w:r>
          <w:t>specific</w:t>
        </w:r>
        <w:proofErr w:type="spellEnd"/>
        <w:r>
          <w:t xml:space="preserve"> issues </w:t>
        </w:r>
        <w:proofErr w:type="spellStart"/>
        <w:r>
          <w:t>require</w:t>
        </w:r>
        <w:proofErr w:type="spellEnd"/>
        <w:r>
          <w:t xml:space="preserve"> </w:t>
        </w:r>
        <w:proofErr w:type="spellStart"/>
        <w:r>
          <w:t>deeper</w:t>
        </w:r>
        <w:proofErr w:type="spellEnd"/>
        <w:r>
          <w:t xml:space="preserve"> discussion (e.g., </w:t>
        </w:r>
        <w:proofErr w:type="spellStart"/>
        <w:r>
          <w:t>post-fire</w:t>
        </w:r>
        <w:proofErr w:type="spellEnd"/>
        <w:r>
          <w:t xml:space="preserve"> </w:t>
        </w:r>
        <w:proofErr w:type="spellStart"/>
        <w:r>
          <w:t>soil</w:t>
        </w:r>
        <w:proofErr w:type="spellEnd"/>
        <w:r>
          <w:t xml:space="preserve"> and water </w:t>
        </w:r>
        <w:proofErr w:type="spellStart"/>
        <w:r>
          <w:t>risks</w:t>
        </w:r>
        <w:proofErr w:type="spellEnd"/>
        <w:r>
          <w:t xml:space="preserve">, </w:t>
        </w:r>
        <w:proofErr w:type="spellStart"/>
        <w:r>
          <w:t>feasibility</w:t>
        </w:r>
        <w:proofErr w:type="spellEnd"/>
        <w:r>
          <w:t xml:space="preserve"> of </w:t>
        </w:r>
        <w:proofErr w:type="spellStart"/>
        <w:r>
          <w:t>agroforestry</w:t>
        </w:r>
        <w:proofErr w:type="spellEnd"/>
        <w:r>
          <w:t xml:space="preserve"> </w:t>
        </w:r>
        <w:proofErr w:type="spellStart"/>
        <w:r>
          <w:t>restoration</w:t>
        </w:r>
        <w:proofErr w:type="spellEnd"/>
        <w:r>
          <w:t xml:space="preserve"> packages, </w:t>
        </w:r>
        <w:proofErr w:type="spellStart"/>
        <w:r>
          <w:t>deployment</w:t>
        </w:r>
        <w:proofErr w:type="spellEnd"/>
        <w:r>
          <w:t xml:space="preserve"> and </w:t>
        </w:r>
        <w:proofErr w:type="spellStart"/>
        <w:r>
          <w:t>usability</w:t>
        </w:r>
        <w:proofErr w:type="spellEnd"/>
        <w:r>
          <w:t xml:space="preserve"> of digital </w:t>
        </w:r>
        <w:proofErr w:type="spellStart"/>
        <w:r>
          <w:t>tools</w:t>
        </w:r>
        <w:proofErr w:type="spellEnd"/>
        <w:r>
          <w:t xml:space="preserve">, and </w:t>
        </w:r>
        <w:proofErr w:type="spellStart"/>
        <w:r>
          <w:t>barriers</w:t>
        </w:r>
        <w:proofErr w:type="spellEnd"/>
        <w:r>
          <w:t xml:space="preserve"> to participation).</w:t>
        </w:r>
      </w:ins>
    </w:p>
    <w:p w14:paraId="5531D1B7" w14:textId="6F9BF843" w:rsidR="009A52D8" w:rsidDel="00ED2FDA" w:rsidRDefault="00ED2FDA" w:rsidP="009A52D8">
      <w:pPr>
        <w:pStyle w:val="NormalWeb"/>
        <w:rPr>
          <w:del w:id="542" w:author="Javier R Rigueiro" w:date="2026-02-26T18:12:00Z"/>
        </w:rPr>
      </w:pPr>
      <w:proofErr w:type="spellStart"/>
      <w:ins w:id="543" w:author="Javier R Rigueiro" w:date="2026-02-26T18:12:00Z">
        <w:r>
          <w:t>These</w:t>
        </w:r>
        <w:proofErr w:type="spellEnd"/>
        <w:r>
          <w:t xml:space="preserve"> </w:t>
        </w:r>
        <w:proofErr w:type="spellStart"/>
        <w:r>
          <w:t>mechanisms</w:t>
        </w:r>
        <w:proofErr w:type="spellEnd"/>
        <w:r>
          <w:t xml:space="preserve"> are </w:t>
        </w:r>
        <w:proofErr w:type="spellStart"/>
        <w:r>
          <w:t>intended</w:t>
        </w:r>
        <w:proofErr w:type="spellEnd"/>
        <w:r>
          <w:t xml:space="preserve"> to </w:t>
        </w:r>
        <w:proofErr w:type="spellStart"/>
        <w:r>
          <w:t>ensure</w:t>
        </w:r>
        <w:proofErr w:type="spellEnd"/>
        <w:r>
          <w:t xml:space="preserve"> </w:t>
        </w:r>
        <w:proofErr w:type="spellStart"/>
        <w:r>
          <w:t>continuity</w:t>
        </w:r>
        <w:proofErr w:type="spellEnd"/>
        <w:r>
          <w:t xml:space="preserve"> </w:t>
        </w:r>
        <w:proofErr w:type="spellStart"/>
        <w:r>
          <w:t>between</w:t>
        </w:r>
        <w:proofErr w:type="spellEnd"/>
        <w:r>
          <w:t xml:space="preserve"> </w:t>
        </w:r>
        <w:proofErr w:type="spellStart"/>
        <w:r>
          <w:t>evidence</w:t>
        </w:r>
        <w:proofErr w:type="spellEnd"/>
        <w:r>
          <w:t xml:space="preserve"> </w:t>
        </w:r>
        <w:proofErr w:type="spellStart"/>
        <w:r>
          <w:t>generation</w:t>
        </w:r>
        <w:proofErr w:type="spellEnd"/>
        <w:r>
          <w:t xml:space="preserve">, stakeholder </w:t>
        </w:r>
        <w:proofErr w:type="spellStart"/>
        <w:r>
          <w:t>interpretation</w:t>
        </w:r>
        <w:proofErr w:type="spellEnd"/>
        <w:r>
          <w:t xml:space="preserve">, and </w:t>
        </w:r>
        <w:proofErr w:type="spellStart"/>
        <w:r>
          <w:t>practical</w:t>
        </w:r>
        <w:proofErr w:type="spellEnd"/>
        <w:r>
          <w:t xml:space="preserve"> </w:t>
        </w:r>
        <w:proofErr w:type="spellStart"/>
        <w:r>
          <w:t>implementation</w:t>
        </w:r>
        <w:proofErr w:type="spellEnd"/>
        <w:r>
          <w:t>.</w:t>
        </w:r>
      </w:ins>
      <w:del w:id="544" w:author="Javier R Rigueiro" w:date="2026-02-26T18:12:00Z">
        <w:r w:rsidR="009A52D8" w:rsidDel="00ED2FDA">
          <w:delText>Governance activities follow a structured annual cycle:</w:delText>
        </w:r>
      </w:del>
    </w:p>
    <w:p w14:paraId="73473C75" w14:textId="483CF211" w:rsidR="009A52D8" w:rsidDel="00ED2FDA" w:rsidRDefault="009A52D8" w:rsidP="009A52D8">
      <w:pPr>
        <w:pStyle w:val="NormalWeb"/>
        <w:numPr>
          <w:ilvl w:val="0"/>
          <w:numId w:val="20"/>
        </w:numPr>
        <w:rPr>
          <w:del w:id="545" w:author="Javier R Rigueiro" w:date="2026-02-26T18:12:00Z"/>
        </w:rPr>
      </w:pPr>
      <w:del w:id="546" w:author="Javier R Rigueiro" w:date="2026-02-26T18:12:00Z">
        <w:r w:rsidDel="00ED2FDA">
          <w:rPr>
            <w:rStyle w:val="Strong"/>
            <w:rFonts w:eastAsiaTheme="majorEastAsia"/>
          </w:rPr>
          <w:delText>1 annual multi-stakeholder Living Lab workshop</w:delText>
        </w:r>
        <w:r w:rsidDel="00ED2FDA">
          <w:delText xml:space="preserve"> (next: </w:delText>
        </w:r>
      </w:del>
      <w:del w:id="547" w:author="Javier R Rigueiro" w:date="2026-02-26T18:04:00Z">
        <w:r w:rsidDel="00431339">
          <w:delText xml:space="preserve">April </w:delText>
        </w:r>
      </w:del>
      <w:del w:id="548" w:author="Javier R Rigueiro" w:date="2026-02-26T18:12:00Z">
        <w:r w:rsidDel="00ED2FDA">
          <w:delText>2026) for co-design and validation of vulnerability maps and monitoring results;</w:delText>
        </w:r>
      </w:del>
    </w:p>
    <w:p w14:paraId="0EE752B0" w14:textId="1440070C" w:rsidR="009A52D8" w:rsidDel="00ED2FDA" w:rsidRDefault="009A52D8" w:rsidP="009A52D8">
      <w:pPr>
        <w:pStyle w:val="NormalWeb"/>
        <w:numPr>
          <w:ilvl w:val="0"/>
          <w:numId w:val="20"/>
        </w:numPr>
        <w:rPr>
          <w:del w:id="549" w:author="Javier R Rigueiro" w:date="2026-02-26T18:12:00Z"/>
        </w:rPr>
      </w:pPr>
      <w:del w:id="550" w:author="Javier R Rigueiro" w:date="2026-02-26T17:52:00Z">
        <w:r w:rsidDel="0041372F">
          <w:rPr>
            <w:rStyle w:val="Strong"/>
            <w:rFonts w:eastAsiaTheme="majorEastAsia"/>
          </w:rPr>
          <w:delText>2–3</w:delText>
        </w:r>
      </w:del>
      <w:del w:id="551" w:author="Javier R Rigueiro" w:date="2026-02-26T18:12:00Z">
        <w:r w:rsidDel="00ED2FDA">
          <w:rPr>
            <w:rStyle w:val="Strong"/>
            <w:rFonts w:eastAsiaTheme="majorEastAsia"/>
          </w:rPr>
          <w:delText xml:space="preserve"> technical coordination meetings per year</w:delText>
        </w:r>
        <w:r w:rsidDel="00ED2FDA">
          <w:delText xml:space="preserve"> between DGRE and CRDA to review groundwater status and abstraction trends;</w:delText>
        </w:r>
      </w:del>
    </w:p>
    <w:p w14:paraId="5B5BD8EB" w14:textId="4513CA1D" w:rsidR="009A52D8" w:rsidDel="00ED2FDA" w:rsidRDefault="009A52D8" w:rsidP="009A52D8">
      <w:pPr>
        <w:pStyle w:val="NormalWeb"/>
        <w:numPr>
          <w:ilvl w:val="0"/>
          <w:numId w:val="20"/>
        </w:numPr>
        <w:rPr>
          <w:del w:id="552" w:author="Javier R Rigueiro" w:date="2026-02-26T18:12:00Z"/>
        </w:rPr>
      </w:pPr>
      <w:del w:id="553" w:author="Javier R Rigueiro" w:date="2026-02-26T18:12:00Z">
        <w:r w:rsidDel="00ED2FDA">
          <w:delText xml:space="preserve">Targeted focus groups (10–15 participants) on </w:delText>
        </w:r>
      </w:del>
      <w:del w:id="554" w:author="Javier R Rigueiro" w:date="2026-02-26T17:53:00Z">
        <w:r w:rsidDel="0041372F">
          <w:delText>irrigation efficiency</w:delText>
        </w:r>
      </w:del>
      <w:del w:id="555" w:author="Javier R Rigueiro" w:date="2026-02-26T18:12:00Z">
        <w:r w:rsidDel="00ED2FDA">
          <w:delText xml:space="preserve">, </w:delText>
        </w:r>
      </w:del>
      <w:del w:id="556" w:author="Javier R Rigueiro" w:date="2026-02-26T17:53:00Z">
        <w:r w:rsidDel="0041372F">
          <w:delText xml:space="preserve">groundwater control, or </w:delText>
        </w:r>
      </w:del>
      <w:del w:id="557" w:author="Javier R Rigueiro" w:date="2026-02-26T18:12:00Z">
        <w:r w:rsidDel="00ED2FDA">
          <w:delText>gender inclusion.</w:delText>
        </w:r>
      </w:del>
    </w:p>
    <w:p w14:paraId="6D9D84F0" w14:textId="1C63F4E3" w:rsidR="009A52D8" w:rsidRDefault="009A52D8" w:rsidP="009A52D8">
      <w:pPr>
        <w:pStyle w:val="NormalWeb"/>
      </w:pPr>
      <w:del w:id="558" w:author="Javier R Rigueiro" w:date="2026-02-26T18:12:00Z">
        <w:r w:rsidDel="00ED2FDA">
          <w:delText xml:space="preserve">Project visibility and transparency are reinforced through national media dissemination, including coverage by </w:delText>
        </w:r>
        <w:r w:rsidDel="00ED2FDA">
          <w:rPr>
            <w:rStyle w:val="whitespace-normal"/>
            <w:rFonts w:eastAsiaTheme="majorEastAsia"/>
            <w:b/>
            <w:bCs/>
          </w:rPr>
          <w:delText>Télévision Tunisienne 1</w:delText>
        </w:r>
        <w:r w:rsidDel="00ED2FDA">
          <w:delText xml:space="preserve"> and </w:delText>
        </w:r>
        <w:r w:rsidDel="00ED2FDA">
          <w:rPr>
            <w:rStyle w:val="whitespace-normal"/>
            <w:rFonts w:eastAsiaTheme="majorEastAsia"/>
            <w:b/>
            <w:bCs/>
          </w:rPr>
          <w:delText>Radio Tunisienne Nationale</w:delText>
        </w:r>
        <w:r w:rsidDel="00ED2FDA">
          <w:delText>.</w:delText>
        </w:r>
      </w:del>
    </w:p>
    <w:p w14:paraId="1DEF8CBF" w14:textId="222E9B09" w:rsidR="009A52D8" w:rsidRPr="009A52D8" w:rsidRDefault="009A52D8" w:rsidP="009A52D8">
      <w:pPr>
        <w:pStyle w:val="NormalWeb"/>
        <w:numPr>
          <w:ilvl w:val="1"/>
          <w:numId w:val="21"/>
        </w:numPr>
        <w:rPr>
          <w:rStyle w:val="whitespace-normal"/>
          <w:rFonts w:eastAsiaTheme="majorEastAsia"/>
          <w:b/>
          <w:bCs/>
        </w:rPr>
      </w:pPr>
      <w:r w:rsidRPr="009A52D8">
        <w:rPr>
          <w:rStyle w:val="whitespace-normal"/>
          <w:rFonts w:eastAsiaTheme="majorEastAsia"/>
          <w:b/>
          <w:bCs/>
        </w:rPr>
        <w:t xml:space="preserve"> </w:t>
      </w:r>
      <w:proofErr w:type="spellStart"/>
      <w:r w:rsidRPr="009A52D8">
        <w:rPr>
          <w:rStyle w:val="whitespace-normal"/>
          <w:rFonts w:eastAsiaTheme="majorEastAsia"/>
          <w:b/>
          <w:bCs/>
        </w:rPr>
        <w:t>Decision-Making</w:t>
      </w:r>
      <w:proofErr w:type="spellEnd"/>
      <w:r w:rsidRPr="009A52D8">
        <w:rPr>
          <w:rStyle w:val="whitespace-normal"/>
          <w:rFonts w:eastAsiaTheme="majorEastAsia"/>
          <w:b/>
          <w:bCs/>
        </w:rPr>
        <w:t xml:space="preserve"> Process</w:t>
      </w:r>
    </w:p>
    <w:p w14:paraId="66E5E5CA" w14:textId="77777777" w:rsidR="00ED2FDA" w:rsidRDefault="00ED2FDA" w:rsidP="00ED2FDA">
      <w:pPr>
        <w:pStyle w:val="NormalWeb"/>
        <w:rPr>
          <w:ins w:id="559" w:author="Javier R Rigueiro" w:date="2026-02-26T18:13:00Z"/>
        </w:rPr>
      </w:pPr>
      <w:proofErr w:type="spellStart"/>
      <w:ins w:id="560" w:author="Javier R Rigueiro" w:date="2026-02-26T18:13:00Z">
        <w:r>
          <w:t>Decision-making</w:t>
        </w:r>
        <w:proofErr w:type="spellEnd"/>
        <w:r>
          <w:t xml:space="preserve"> </w:t>
        </w:r>
        <w:proofErr w:type="spellStart"/>
        <w:r>
          <w:t>is</w:t>
        </w:r>
        <w:proofErr w:type="spellEnd"/>
        <w:r>
          <w:t xml:space="preserve"> </w:t>
        </w:r>
        <w:proofErr w:type="spellStart"/>
        <w:r>
          <w:t>structured</w:t>
        </w:r>
        <w:proofErr w:type="spellEnd"/>
        <w:r>
          <w:t xml:space="preserve"> as an </w:t>
        </w:r>
        <w:proofErr w:type="spellStart"/>
        <w:r>
          <w:rPr>
            <w:rStyle w:val="Strong"/>
            <w:rFonts w:eastAsiaTheme="majorEastAsia"/>
          </w:rPr>
          <w:t>iterative</w:t>
        </w:r>
        <w:proofErr w:type="spellEnd"/>
        <w:r>
          <w:rPr>
            <w:rStyle w:val="Strong"/>
            <w:rFonts w:eastAsiaTheme="majorEastAsia"/>
          </w:rPr>
          <w:t xml:space="preserve"> </w:t>
        </w:r>
        <w:proofErr w:type="spellStart"/>
        <w:r>
          <w:rPr>
            <w:rStyle w:val="Strong"/>
            <w:rFonts w:eastAsiaTheme="majorEastAsia"/>
          </w:rPr>
          <w:t>evidence</w:t>
        </w:r>
        <w:proofErr w:type="spellEnd"/>
        <w:r>
          <w:rPr>
            <w:rStyle w:val="Strong"/>
            <w:rFonts w:eastAsiaTheme="majorEastAsia"/>
          </w:rPr>
          <w:t>–</w:t>
        </w:r>
        <w:proofErr w:type="spellStart"/>
        <w:r>
          <w:rPr>
            <w:rStyle w:val="Strong"/>
            <w:rFonts w:eastAsiaTheme="majorEastAsia"/>
          </w:rPr>
          <w:t>deliberation</w:t>
        </w:r>
        <w:proofErr w:type="spellEnd"/>
        <w:r>
          <w:rPr>
            <w:rStyle w:val="Strong"/>
            <w:rFonts w:eastAsiaTheme="majorEastAsia"/>
          </w:rPr>
          <w:t>–</w:t>
        </w:r>
        <w:proofErr w:type="spellStart"/>
        <w:r>
          <w:rPr>
            <w:rStyle w:val="Strong"/>
            <w:rFonts w:eastAsiaTheme="majorEastAsia"/>
          </w:rPr>
          <w:t>implementation</w:t>
        </w:r>
        <w:proofErr w:type="spellEnd"/>
        <w:r>
          <w:rPr>
            <w:rStyle w:val="Strong"/>
            <w:rFonts w:eastAsiaTheme="majorEastAsia"/>
          </w:rPr>
          <w:t xml:space="preserve"> </w:t>
        </w:r>
        <w:proofErr w:type="spellStart"/>
        <w:r>
          <w:rPr>
            <w:rStyle w:val="Strong"/>
            <w:rFonts w:eastAsiaTheme="majorEastAsia"/>
          </w:rPr>
          <w:t>loop</w:t>
        </w:r>
        <w:proofErr w:type="spellEnd"/>
        <w:r>
          <w:t xml:space="preserve"> </w:t>
        </w:r>
        <w:proofErr w:type="spellStart"/>
        <w:r>
          <w:t>aligned</w:t>
        </w:r>
        <w:proofErr w:type="spellEnd"/>
        <w:r>
          <w:t xml:space="preserve"> </w:t>
        </w:r>
        <w:proofErr w:type="spellStart"/>
        <w:r>
          <w:t>with</w:t>
        </w:r>
        <w:proofErr w:type="spellEnd"/>
        <w:r>
          <w:t xml:space="preserve"> the Living </w:t>
        </w:r>
        <w:proofErr w:type="spellStart"/>
        <w:r>
          <w:t>Lab</w:t>
        </w:r>
        <w:proofErr w:type="spellEnd"/>
        <w:r>
          <w:t xml:space="preserve"> </w:t>
        </w:r>
        <w:proofErr w:type="spellStart"/>
        <w:proofErr w:type="gramStart"/>
        <w:r>
          <w:t>logic</w:t>
        </w:r>
        <w:proofErr w:type="spellEnd"/>
        <w:r>
          <w:t>:</w:t>
        </w:r>
        <w:proofErr w:type="gramEnd"/>
      </w:ins>
    </w:p>
    <w:p w14:paraId="1CAD516C" w14:textId="77777777" w:rsidR="00ED2FDA" w:rsidRDefault="00ED2FDA" w:rsidP="00ED2FDA">
      <w:pPr>
        <w:pStyle w:val="NormalWeb"/>
        <w:numPr>
          <w:ilvl w:val="0"/>
          <w:numId w:val="22"/>
        </w:numPr>
        <w:rPr>
          <w:ins w:id="561" w:author="Javier R Rigueiro" w:date="2026-02-26T18:13:00Z"/>
        </w:rPr>
      </w:pPr>
      <w:ins w:id="562" w:author="Javier R Rigueiro" w:date="2026-02-26T18:13:00Z">
        <w:r>
          <w:rPr>
            <w:rStyle w:val="Strong"/>
            <w:rFonts w:eastAsiaTheme="majorEastAsia"/>
          </w:rPr>
          <w:t xml:space="preserve">Evidence </w:t>
        </w:r>
        <w:proofErr w:type="spellStart"/>
        <w:r>
          <w:rPr>
            <w:rStyle w:val="Strong"/>
            <w:rFonts w:eastAsiaTheme="majorEastAsia"/>
          </w:rPr>
          <w:t>Generation</w:t>
        </w:r>
        <w:proofErr w:type="spellEnd"/>
        <w:r>
          <w:t xml:space="preserve"> – Monitoring and </w:t>
        </w:r>
        <w:proofErr w:type="spellStart"/>
        <w:r>
          <w:t>experimentation</w:t>
        </w:r>
        <w:proofErr w:type="spellEnd"/>
        <w:r>
          <w:t xml:space="preserve"> (</w:t>
        </w:r>
        <w:proofErr w:type="spellStart"/>
        <w:r>
          <w:t>laboratory</w:t>
        </w:r>
        <w:proofErr w:type="spellEnd"/>
        <w:r>
          <w:t xml:space="preserve"> analyses, </w:t>
        </w:r>
        <w:proofErr w:type="spellStart"/>
        <w:r>
          <w:t>small</w:t>
        </w:r>
        <w:proofErr w:type="spellEnd"/>
        <w:r>
          <w:t xml:space="preserve"> plot trials, and </w:t>
        </w:r>
        <w:proofErr w:type="spellStart"/>
        <w:r>
          <w:t>geospatial</w:t>
        </w:r>
        <w:proofErr w:type="spellEnd"/>
        <w:r>
          <w:t xml:space="preserve"> </w:t>
        </w:r>
        <w:proofErr w:type="spellStart"/>
        <w:r>
          <w:t>evidence</w:t>
        </w:r>
        <w:proofErr w:type="spellEnd"/>
        <w:r>
          <w:t xml:space="preserve"> </w:t>
        </w:r>
        <w:proofErr w:type="spellStart"/>
        <w:r>
          <w:t>from</w:t>
        </w:r>
        <w:proofErr w:type="spellEnd"/>
        <w:r>
          <w:t xml:space="preserve"> drone/GIS workflows) </w:t>
        </w:r>
        <w:proofErr w:type="spellStart"/>
        <w:r>
          <w:t>generate</w:t>
        </w:r>
        <w:proofErr w:type="spellEnd"/>
        <w:r>
          <w:t xml:space="preserve"> comparable </w:t>
        </w:r>
        <w:proofErr w:type="spellStart"/>
        <w:r>
          <w:t>results</w:t>
        </w:r>
        <w:proofErr w:type="spellEnd"/>
        <w:r>
          <w:t xml:space="preserve"> on </w:t>
        </w:r>
        <w:proofErr w:type="spellStart"/>
        <w:r>
          <w:t>post-fire</w:t>
        </w:r>
        <w:proofErr w:type="spellEnd"/>
        <w:r>
          <w:t xml:space="preserve"> </w:t>
        </w:r>
        <w:proofErr w:type="spellStart"/>
        <w:r>
          <w:t>risks</w:t>
        </w:r>
        <w:proofErr w:type="spellEnd"/>
        <w:r>
          <w:t xml:space="preserve"> and the performance of candidate solutions (e.g., </w:t>
        </w:r>
        <w:proofErr w:type="spellStart"/>
        <w:r>
          <w:t>amendments</w:t>
        </w:r>
        <w:proofErr w:type="spellEnd"/>
        <w:r>
          <w:t xml:space="preserve">, biochar, </w:t>
        </w:r>
        <w:proofErr w:type="spellStart"/>
        <w:r>
          <w:t>inoculants</w:t>
        </w:r>
        <w:proofErr w:type="spellEnd"/>
        <w:r>
          <w:t xml:space="preserve">, and </w:t>
        </w:r>
        <w:proofErr w:type="spellStart"/>
        <w:r>
          <w:t>restoration</w:t>
        </w:r>
        <w:proofErr w:type="spellEnd"/>
        <w:r>
          <w:t xml:space="preserve"> configurations).</w:t>
        </w:r>
      </w:ins>
    </w:p>
    <w:p w14:paraId="40196A4F" w14:textId="77777777" w:rsidR="00ED2FDA" w:rsidRDefault="00ED2FDA" w:rsidP="00ED2FDA">
      <w:pPr>
        <w:pStyle w:val="NormalWeb"/>
        <w:numPr>
          <w:ilvl w:val="0"/>
          <w:numId w:val="22"/>
        </w:numPr>
        <w:rPr>
          <w:ins w:id="563" w:author="Javier R Rigueiro" w:date="2026-02-26T18:13:00Z"/>
        </w:rPr>
      </w:pPr>
      <w:ins w:id="564" w:author="Javier R Rigueiro" w:date="2026-02-26T18:13:00Z">
        <w:r>
          <w:rPr>
            <w:rStyle w:val="Strong"/>
            <w:rFonts w:eastAsiaTheme="majorEastAsia"/>
          </w:rPr>
          <w:t xml:space="preserve">Stakeholder </w:t>
        </w:r>
        <w:proofErr w:type="spellStart"/>
        <w:r>
          <w:rPr>
            <w:rStyle w:val="Strong"/>
            <w:rFonts w:eastAsiaTheme="majorEastAsia"/>
          </w:rPr>
          <w:t>Deliberation</w:t>
        </w:r>
        <w:proofErr w:type="spellEnd"/>
        <w:r>
          <w:rPr>
            <w:rStyle w:val="Strong"/>
            <w:rFonts w:eastAsiaTheme="majorEastAsia"/>
          </w:rPr>
          <w:t xml:space="preserve"> and Validation</w:t>
        </w:r>
        <w:r>
          <w:t xml:space="preserve"> – </w:t>
        </w:r>
        <w:proofErr w:type="spellStart"/>
        <w:r>
          <w:t>Results</w:t>
        </w:r>
        <w:proofErr w:type="spellEnd"/>
        <w:r>
          <w:t xml:space="preserve"> are </w:t>
        </w:r>
        <w:proofErr w:type="spellStart"/>
        <w:r>
          <w:t>presented</w:t>
        </w:r>
        <w:proofErr w:type="spellEnd"/>
        <w:r>
          <w:t xml:space="preserve"> and </w:t>
        </w:r>
        <w:proofErr w:type="spellStart"/>
        <w:r>
          <w:t>discussed</w:t>
        </w:r>
        <w:proofErr w:type="spellEnd"/>
        <w:r>
          <w:t xml:space="preserve"> in Living </w:t>
        </w:r>
        <w:proofErr w:type="spellStart"/>
        <w:r>
          <w:t>Lab</w:t>
        </w:r>
        <w:proofErr w:type="spellEnd"/>
        <w:r>
          <w:t xml:space="preserve"> sessions </w:t>
        </w:r>
        <w:proofErr w:type="spellStart"/>
        <w:r>
          <w:t>where</w:t>
        </w:r>
        <w:proofErr w:type="spellEnd"/>
        <w:r>
          <w:t xml:space="preserve"> stakeholders </w:t>
        </w:r>
        <w:proofErr w:type="spellStart"/>
        <w:r>
          <w:t>validate</w:t>
        </w:r>
        <w:proofErr w:type="spellEnd"/>
        <w:r>
          <w:t xml:space="preserve"> relevance, </w:t>
        </w:r>
        <w:proofErr w:type="spellStart"/>
        <w:r>
          <w:t>identify</w:t>
        </w:r>
        <w:proofErr w:type="spellEnd"/>
        <w:r>
          <w:t xml:space="preserve"> </w:t>
        </w:r>
        <w:proofErr w:type="spellStart"/>
        <w:r>
          <w:t>operational</w:t>
        </w:r>
        <w:proofErr w:type="spellEnd"/>
        <w:r>
          <w:t xml:space="preserve"> </w:t>
        </w:r>
        <w:proofErr w:type="spellStart"/>
        <w:r>
          <w:lastRenderedPageBreak/>
          <w:t>constraints</w:t>
        </w:r>
        <w:proofErr w:type="spellEnd"/>
        <w:r>
          <w:t xml:space="preserve">, and </w:t>
        </w:r>
        <w:proofErr w:type="spellStart"/>
        <w:r>
          <w:t>co-define</w:t>
        </w:r>
        <w:proofErr w:type="spellEnd"/>
        <w:r>
          <w:t xml:space="preserve"> </w:t>
        </w:r>
        <w:proofErr w:type="spellStart"/>
        <w:r>
          <w:t>criteria</w:t>
        </w:r>
        <w:proofErr w:type="spellEnd"/>
        <w:r>
          <w:t xml:space="preserve"> for </w:t>
        </w:r>
        <w:proofErr w:type="spellStart"/>
        <w:r>
          <w:t>prioritisation</w:t>
        </w:r>
        <w:proofErr w:type="spellEnd"/>
        <w:r>
          <w:t xml:space="preserve"> and </w:t>
        </w:r>
        <w:proofErr w:type="spellStart"/>
        <w:r>
          <w:t>scaling</w:t>
        </w:r>
        <w:proofErr w:type="spellEnd"/>
        <w:r>
          <w:t xml:space="preserve"> (</w:t>
        </w:r>
        <w:proofErr w:type="spellStart"/>
        <w:r>
          <w:t>technical</w:t>
        </w:r>
        <w:proofErr w:type="spellEnd"/>
        <w:r>
          <w:t xml:space="preserve"> </w:t>
        </w:r>
        <w:proofErr w:type="spellStart"/>
        <w:r>
          <w:t>feasibility</w:t>
        </w:r>
        <w:proofErr w:type="spellEnd"/>
        <w:r>
          <w:t xml:space="preserve">, </w:t>
        </w:r>
        <w:proofErr w:type="spellStart"/>
        <w:r>
          <w:t>costs</w:t>
        </w:r>
        <w:proofErr w:type="spellEnd"/>
        <w:r>
          <w:t xml:space="preserve">, labour </w:t>
        </w:r>
        <w:proofErr w:type="spellStart"/>
        <w:r>
          <w:t>requirements</w:t>
        </w:r>
        <w:proofErr w:type="spellEnd"/>
        <w:r>
          <w:t xml:space="preserve">, and </w:t>
        </w:r>
        <w:proofErr w:type="spellStart"/>
        <w:r>
          <w:t>acceptability</w:t>
        </w:r>
        <w:proofErr w:type="spellEnd"/>
        <w:r>
          <w:t>).</w:t>
        </w:r>
      </w:ins>
    </w:p>
    <w:p w14:paraId="2A103CE1" w14:textId="77777777" w:rsidR="00ED2FDA" w:rsidRDefault="00ED2FDA" w:rsidP="00ED2FDA">
      <w:pPr>
        <w:pStyle w:val="NormalWeb"/>
        <w:numPr>
          <w:ilvl w:val="0"/>
          <w:numId w:val="22"/>
        </w:numPr>
        <w:rPr>
          <w:ins w:id="565" w:author="Javier R Rigueiro" w:date="2026-02-26T18:13:00Z"/>
        </w:rPr>
      </w:pPr>
      <w:proofErr w:type="spellStart"/>
      <w:ins w:id="566" w:author="Javier R Rigueiro" w:date="2026-02-26T18:13:00Z">
        <w:r>
          <w:rPr>
            <w:rStyle w:val="Strong"/>
            <w:rFonts w:eastAsiaTheme="majorEastAsia"/>
          </w:rPr>
          <w:t>Implementation</w:t>
        </w:r>
        <w:proofErr w:type="spellEnd"/>
        <w:r>
          <w:rPr>
            <w:rStyle w:val="Strong"/>
            <w:rFonts w:eastAsiaTheme="majorEastAsia"/>
          </w:rPr>
          <w:t xml:space="preserve"> </w:t>
        </w:r>
        <w:proofErr w:type="spellStart"/>
        <w:r>
          <w:rPr>
            <w:rStyle w:val="Strong"/>
            <w:rFonts w:eastAsiaTheme="majorEastAsia"/>
          </w:rPr>
          <w:t>Pathways</w:t>
        </w:r>
        <w:proofErr w:type="spellEnd"/>
        <w:r>
          <w:rPr>
            <w:rStyle w:val="Strong"/>
            <w:rFonts w:eastAsiaTheme="majorEastAsia"/>
          </w:rPr>
          <w:t xml:space="preserve"> </w:t>
        </w:r>
        <w:proofErr w:type="spellStart"/>
        <w:r>
          <w:rPr>
            <w:rStyle w:val="Strong"/>
            <w:rFonts w:eastAsiaTheme="majorEastAsia"/>
          </w:rPr>
          <w:t>with</w:t>
        </w:r>
        <w:proofErr w:type="spellEnd"/>
        <w:r>
          <w:rPr>
            <w:rStyle w:val="Strong"/>
            <w:rFonts w:eastAsiaTheme="majorEastAsia"/>
          </w:rPr>
          <w:t xml:space="preserve"> </w:t>
        </w:r>
        <w:proofErr w:type="spellStart"/>
        <w:r>
          <w:rPr>
            <w:rStyle w:val="Strong"/>
            <w:rFonts w:eastAsiaTheme="majorEastAsia"/>
          </w:rPr>
          <w:t>Competent</w:t>
        </w:r>
        <w:proofErr w:type="spellEnd"/>
        <w:r>
          <w:rPr>
            <w:rStyle w:val="Strong"/>
            <w:rFonts w:eastAsiaTheme="majorEastAsia"/>
          </w:rPr>
          <w:t xml:space="preserve"> Actors</w:t>
        </w:r>
        <w:r>
          <w:t xml:space="preserve"> – </w:t>
        </w:r>
        <w:proofErr w:type="spellStart"/>
        <w:r>
          <w:t>Agreed</w:t>
        </w:r>
        <w:proofErr w:type="spellEnd"/>
        <w:r>
          <w:t xml:space="preserve"> </w:t>
        </w:r>
        <w:proofErr w:type="spellStart"/>
        <w:r>
          <w:t>measures</w:t>
        </w:r>
        <w:proofErr w:type="spellEnd"/>
        <w:r>
          <w:t xml:space="preserve"> are </w:t>
        </w:r>
        <w:proofErr w:type="spellStart"/>
        <w:r>
          <w:t>operationalised</w:t>
        </w:r>
        <w:proofErr w:type="spellEnd"/>
        <w:r>
          <w:t xml:space="preserve"> </w:t>
        </w:r>
        <w:proofErr w:type="spellStart"/>
        <w:r>
          <w:t>through</w:t>
        </w:r>
        <w:proofErr w:type="spellEnd"/>
        <w:r>
          <w:t xml:space="preserve"> the </w:t>
        </w:r>
        <w:proofErr w:type="spellStart"/>
        <w:r>
          <w:t>actors</w:t>
        </w:r>
        <w:proofErr w:type="spellEnd"/>
        <w:r>
          <w:t xml:space="preserve"> </w:t>
        </w:r>
        <w:proofErr w:type="spellStart"/>
        <w:r>
          <w:t>responsible</w:t>
        </w:r>
        <w:proofErr w:type="spellEnd"/>
        <w:r>
          <w:t xml:space="preserve"> for land management and/or local </w:t>
        </w:r>
        <w:proofErr w:type="spellStart"/>
        <w:r>
          <w:t>implementation</w:t>
        </w:r>
        <w:proofErr w:type="spellEnd"/>
        <w:r>
          <w:t xml:space="preserve">, </w:t>
        </w:r>
        <w:proofErr w:type="spellStart"/>
        <w:r>
          <w:t>maintaining</w:t>
        </w:r>
        <w:proofErr w:type="spellEnd"/>
        <w:r>
          <w:t xml:space="preserve"> </w:t>
        </w:r>
        <w:proofErr w:type="spellStart"/>
        <w:r>
          <w:t>coherence</w:t>
        </w:r>
        <w:proofErr w:type="spellEnd"/>
        <w:r>
          <w:t xml:space="preserve"> </w:t>
        </w:r>
        <w:proofErr w:type="spellStart"/>
        <w:r>
          <w:t>with</w:t>
        </w:r>
        <w:proofErr w:type="spellEnd"/>
        <w:r>
          <w:t xml:space="preserve"> </w:t>
        </w:r>
        <w:proofErr w:type="spellStart"/>
        <w:r>
          <w:t>existing</w:t>
        </w:r>
        <w:proofErr w:type="spellEnd"/>
        <w:r>
          <w:t xml:space="preserve"> </w:t>
        </w:r>
        <w:proofErr w:type="spellStart"/>
        <w:r>
          <w:t>governance</w:t>
        </w:r>
        <w:proofErr w:type="spellEnd"/>
        <w:r>
          <w:t xml:space="preserve"> and </w:t>
        </w:r>
        <w:proofErr w:type="spellStart"/>
        <w:r>
          <w:t>regulatory</w:t>
        </w:r>
        <w:proofErr w:type="spellEnd"/>
        <w:r>
          <w:t xml:space="preserve"> </w:t>
        </w:r>
        <w:proofErr w:type="spellStart"/>
        <w:r>
          <w:t>frameworks</w:t>
        </w:r>
        <w:proofErr w:type="spellEnd"/>
        <w:r>
          <w:t>.</w:t>
        </w:r>
      </w:ins>
    </w:p>
    <w:p w14:paraId="4BFC57F5" w14:textId="77777777" w:rsidR="00ED2FDA" w:rsidRDefault="00ED2FDA" w:rsidP="00ED2FDA">
      <w:pPr>
        <w:pStyle w:val="NormalWeb"/>
        <w:numPr>
          <w:ilvl w:val="0"/>
          <w:numId w:val="22"/>
        </w:numPr>
        <w:rPr>
          <w:ins w:id="567" w:author="Javier R Rigueiro" w:date="2026-02-26T18:13:00Z"/>
        </w:rPr>
      </w:pPr>
      <w:ins w:id="568" w:author="Javier R Rigueiro" w:date="2026-02-26T18:13:00Z">
        <w:r>
          <w:rPr>
            <w:rStyle w:val="Strong"/>
            <w:rFonts w:eastAsiaTheme="majorEastAsia"/>
          </w:rPr>
          <w:t>Monitoring and Feedback</w:t>
        </w:r>
        <w:r>
          <w:t xml:space="preserve"> – </w:t>
        </w:r>
        <w:proofErr w:type="spellStart"/>
        <w:r>
          <w:t>Updated</w:t>
        </w:r>
        <w:proofErr w:type="spellEnd"/>
        <w:r>
          <w:t xml:space="preserve"> monitoring </w:t>
        </w:r>
        <w:proofErr w:type="spellStart"/>
        <w:r>
          <w:t>results</w:t>
        </w:r>
        <w:proofErr w:type="spellEnd"/>
        <w:r>
          <w:t xml:space="preserve"> are </w:t>
        </w:r>
        <w:proofErr w:type="spellStart"/>
        <w:r>
          <w:t>periodically</w:t>
        </w:r>
        <w:proofErr w:type="spellEnd"/>
        <w:r>
          <w:t xml:space="preserve"> </w:t>
        </w:r>
        <w:proofErr w:type="spellStart"/>
        <w:r>
          <w:t>reviewed</w:t>
        </w:r>
        <w:proofErr w:type="spellEnd"/>
        <w:r>
          <w:t xml:space="preserve">, </w:t>
        </w:r>
        <w:proofErr w:type="spellStart"/>
        <w:r>
          <w:t>enabling</w:t>
        </w:r>
        <w:proofErr w:type="spellEnd"/>
        <w:r>
          <w:t xml:space="preserve"> adaptation of the intervention package and </w:t>
        </w:r>
        <w:proofErr w:type="spellStart"/>
        <w:r>
          <w:t>refinement</w:t>
        </w:r>
        <w:proofErr w:type="spellEnd"/>
        <w:r>
          <w:t xml:space="preserve"> of the </w:t>
        </w:r>
        <w:proofErr w:type="spellStart"/>
        <w:r>
          <w:t>decision</w:t>
        </w:r>
        <w:proofErr w:type="spellEnd"/>
        <w:r>
          <w:t xml:space="preserve">-support </w:t>
        </w:r>
        <w:proofErr w:type="spellStart"/>
        <w:r>
          <w:t>evidence</w:t>
        </w:r>
        <w:proofErr w:type="spellEnd"/>
        <w:r>
          <w:t xml:space="preserve"> base.</w:t>
        </w:r>
      </w:ins>
    </w:p>
    <w:p w14:paraId="09F74C9D" w14:textId="2B9DAC2F" w:rsidR="009A52D8" w:rsidDel="00ED2FDA" w:rsidRDefault="009A52D8" w:rsidP="00ED2FDA">
      <w:pPr>
        <w:pStyle w:val="NormalWeb"/>
        <w:rPr>
          <w:del w:id="569" w:author="Javier R Rigueiro" w:date="2026-02-26T18:13:00Z"/>
        </w:rPr>
        <w:pPrChange w:id="570" w:author="Javier R Rigueiro" w:date="2026-02-26T18:13:00Z">
          <w:pPr>
            <w:pStyle w:val="NormalWeb"/>
          </w:pPr>
        </w:pPrChange>
      </w:pPr>
      <w:del w:id="571" w:author="Javier R Rigueiro" w:date="2026-02-26T18:13:00Z">
        <w:r w:rsidDel="00ED2FDA">
          <w:delText>Decision-making combines regulatory authority with participatory validation:</w:delText>
        </w:r>
      </w:del>
    </w:p>
    <w:p w14:paraId="6F42D29D" w14:textId="77522FE5" w:rsidR="009A52D8" w:rsidDel="00ED2FDA" w:rsidRDefault="009A52D8" w:rsidP="00ED2FDA">
      <w:pPr>
        <w:pStyle w:val="NormalWeb"/>
        <w:rPr>
          <w:del w:id="572" w:author="Javier R Rigueiro" w:date="2026-02-26T18:13:00Z"/>
        </w:rPr>
        <w:pPrChange w:id="573" w:author="Javier R Rigueiro" w:date="2026-02-26T18:13:00Z">
          <w:pPr>
            <w:pStyle w:val="NormalWeb"/>
            <w:numPr>
              <w:numId w:val="22"/>
            </w:numPr>
            <w:tabs>
              <w:tab w:val="num" w:pos="720"/>
            </w:tabs>
            <w:ind w:left="720" w:hanging="360"/>
          </w:pPr>
        </w:pPrChange>
      </w:pPr>
      <w:del w:id="574" w:author="Javier R Rigueiro" w:date="2026-02-26T18:13:00Z">
        <w:r w:rsidDel="00ED2FDA">
          <w:rPr>
            <w:rStyle w:val="Strong"/>
            <w:rFonts w:eastAsiaTheme="majorEastAsia"/>
          </w:rPr>
          <w:delText>Evidence Generation</w:delText>
        </w:r>
        <w:r w:rsidDel="00ED2FDA">
          <w:delText xml:space="preserve"> – DGRE monitoring networks and SAVE Water real-time sensors provide groundwater level and salinity data; AI-based vulnerability maps identify priority zones.</w:delText>
        </w:r>
      </w:del>
    </w:p>
    <w:p w14:paraId="7196B7FC" w14:textId="6F44A27C" w:rsidR="009A52D8" w:rsidDel="00ED2FDA" w:rsidRDefault="009A52D8" w:rsidP="00ED2FDA">
      <w:pPr>
        <w:pStyle w:val="NormalWeb"/>
        <w:rPr>
          <w:del w:id="575" w:author="Javier R Rigueiro" w:date="2026-02-26T18:13:00Z"/>
        </w:rPr>
        <w:pPrChange w:id="576" w:author="Javier R Rigueiro" w:date="2026-02-26T18:13:00Z">
          <w:pPr>
            <w:pStyle w:val="NormalWeb"/>
            <w:numPr>
              <w:numId w:val="22"/>
            </w:numPr>
            <w:tabs>
              <w:tab w:val="num" w:pos="720"/>
            </w:tabs>
            <w:ind w:left="720" w:hanging="360"/>
          </w:pPr>
        </w:pPrChange>
      </w:pPr>
      <w:del w:id="577" w:author="Javier R Rigueiro" w:date="2026-02-26T18:13:00Z">
        <w:r w:rsidDel="00ED2FDA">
          <w:rPr>
            <w:rStyle w:val="Strong"/>
            <w:rFonts w:eastAsiaTheme="majorEastAsia"/>
          </w:rPr>
          <w:delText>Stakeholder Deliberation</w:delText>
        </w:r>
        <w:r w:rsidDel="00ED2FDA">
          <w:delText xml:space="preserve"> – Results are presented in Living Lab workshops where farmers and GDAs validate findings and identify operational constraints.</w:delText>
        </w:r>
      </w:del>
    </w:p>
    <w:p w14:paraId="3E1D2E91" w14:textId="72F54BEA" w:rsidR="009A52D8" w:rsidDel="00ED2FDA" w:rsidRDefault="009A52D8" w:rsidP="00ED2FDA">
      <w:pPr>
        <w:pStyle w:val="NormalWeb"/>
        <w:rPr>
          <w:del w:id="578" w:author="Javier R Rigueiro" w:date="2026-02-26T18:13:00Z"/>
        </w:rPr>
        <w:pPrChange w:id="579" w:author="Javier R Rigueiro" w:date="2026-02-26T18:13:00Z">
          <w:pPr>
            <w:pStyle w:val="NormalWeb"/>
            <w:numPr>
              <w:numId w:val="22"/>
            </w:numPr>
            <w:tabs>
              <w:tab w:val="num" w:pos="720"/>
            </w:tabs>
            <w:ind w:left="720" w:hanging="360"/>
          </w:pPr>
        </w:pPrChange>
      </w:pPr>
      <w:del w:id="580" w:author="Javier R Rigueiro" w:date="2026-02-26T18:13:00Z">
        <w:r w:rsidDel="00ED2FDA">
          <w:rPr>
            <w:rStyle w:val="Strong"/>
            <w:rFonts w:eastAsiaTheme="majorEastAsia"/>
          </w:rPr>
          <w:delText>Administrative Action</w:delText>
        </w:r>
        <w:r w:rsidDel="00ED2FDA">
          <w:delText xml:space="preserve"> – CRDA implements irrigation adjustments or abstraction control measures in line with the Water Code, informed by DGRE assessments and workshop outcomes.</w:delText>
        </w:r>
      </w:del>
    </w:p>
    <w:p w14:paraId="0090396F" w14:textId="6B16DB3F" w:rsidR="009A52D8" w:rsidRDefault="009A52D8" w:rsidP="00ED2FDA">
      <w:pPr>
        <w:pStyle w:val="NormalWeb"/>
        <w:pPrChange w:id="581" w:author="Javier R Rigueiro" w:date="2026-02-26T18:13:00Z">
          <w:pPr>
            <w:pStyle w:val="NormalWeb"/>
            <w:numPr>
              <w:numId w:val="22"/>
            </w:numPr>
            <w:tabs>
              <w:tab w:val="num" w:pos="720"/>
            </w:tabs>
            <w:ind w:left="720" w:hanging="360"/>
          </w:pPr>
        </w:pPrChange>
      </w:pPr>
      <w:del w:id="582" w:author="Javier R Rigueiro" w:date="2026-02-26T18:13:00Z">
        <w:r w:rsidDel="00ED2FDA">
          <w:rPr>
            <w:rStyle w:val="Strong"/>
            <w:rFonts w:eastAsiaTheme="majorEastAsia"/>
          </w:rPr>
          <w:delText>Monitoring &amp; Feedback</w:delText>
        </w:r>
        <w:r w:rsidDel="00ED2FDA">
          <w:delText xml:space="preserve"> – Data are periodically reviewed in DGRE–CRDA meetings, creating an iterative adaptive governance loop.</w:delText>
        </w:r>
      </w:del>
    </w:p>
    <w:p w14:paraId="68E5C38E" w14:textId="1F0489C3" w:rsidR="009A52D8" w:rsidRPr="009A52D8" w:rsidRDefault="009A52D8" w:rsidP="009A52D8">
      <w:pPr>
        <w:pStyle w:val="NormalWeb"/>
        <w:numPr>
          <w:ilvl w:val="1"/>
          <w:numId w:val="21"/>
        </w:numPr>
        <w:rPr>
          <w:rStyle w:val="whitespace-normal"/>
          <w:rFonts w:eastAsiaTheme="majorEastAsia"/>
          <w:b/>
          <w:bCs/>
        </w:rPr>
      </w:pPr>
      <w:r w:rsidRPr="009A52D8">
        <w:rPr>
          <w:rStyle w:val="whitespace-normal"/>
          <w:rFonts w:eastAsiaTheme="majorEastAsia"/>
          <w:b/>
          <w:bCs/>
        </w:rPr>
        <w:t xml:space="preserve"> </w:t>
      </w:r>
      <w:proofErr w:type="spellStart"/>
      <w:r w:rsidRPr="009A52D8">
        <w:rPr>
          <w:rStyle w:val="whitespace-normal"/>
          <w:rFonts w:eastAsiaTheme="majorEastAsia"/>
          <w:b/>
          <w:bCs/>
        </w:rPr>
        <w:t>Gender</w:t>
      </w:r>
      <w:proofErr w:type="spellEnd"/>
      <w:r w:rsidRPr="009A52D8">
        <w:rPr>
          <w:rStyle w:val="whitespace-normal"/>
          <w:rFonts w:eastAsiaTheme="majorEastAsia"/>
          <w:b/>
          <w:bCs/>
        </w:rPr>
        <w:t xml:space="preserve"> and Social Inclusion</w:t>
      </w:r>
    </w:p>
    <w:p w14:paraId="548733CF" w14:textId="77777777" w:rsidR="00ED2FDA" w:rsidRDefault="00ED2FDA" w:rsidP="00ED2FDA">
      <w:pPr>
        <w:pStyle w:val="NormalWeb"/>
        <w:rPr>
          <w:ins w:id="583" w:author="Javier R Rigueiro" w:date="2026-02-26T18:13:00Z"/>
        </w:rPr>
      </w:pPr>
      <w:proofErr w:type="spellStart"/>
      <w:ins w:id="584" w:author="Javier R Rigueiro" w:date="2026-02-26T18:13:00Z">
        <w:r>
          <w:t>Gender</w:t>
        </w:r>
        <w:proofErr w:type="spellEnd"/>
        <w:r>
          <w:t xml:space="preserve"> and social inclusion are </w:t>
        </w:r>
        <w:proofErr w:type="spellStart"/>
        <w:r>
          <w:t>embedded</w:t>
        </w:r>
        <w:proofErr w:type="spellEnd"/>
        <w:r>
          <w:t xml:space="preserve"> </w:t>
        </w:r>
        <w:proofErr w:type="spellStart"/>
        <w:proofErr w:type="gramStart"/>
        <w:r>
          <w:t>through</w:t>
        </w:r>
        <w:proofErr w:type="spellEnd"/>
        <w:r>
          <w:t>:</w:t>
        </w:r>
        <w:proofErr w:type="gramEnd"/>
      </w:ins>
    </w:p>
    <w:p w14:paraId="61DB7818" w14:textId="77777777" w:rsidR="00ED2FDA" w:rsidRDefault="00ED2FDA" w:rsidP="00ED2FDA">
      <w:pPr>
        <w:pStyle w:val="NormalWeb"/>
        <w:numPr>
          <w:ilvl w:val="0"/>
          <w:numId w:val="29"/>
        </w:numPr>
        <w:rPr>
          <w:ins w:id="585" w:author="Javier R Rigueiro" w:date="2026-02-26T18:13:00Z"/>
        </w:rPr>
      </w:pPr>
      <w:proofErr w:type="spellStart"/>
      <w:ins w:id="586" w:author="Javier R Rigueiro" w:date="2026-02-26T18:13:00Z">
        <w:r>
          <w:rPr>
            <w:rStyle w:val="Strong"/>
            <w:rFonts w:eastAsiaTheme="majorEastAsia"/>
          </w:rPr>
          <w:t>Targeted</w:t>
        </w:r>
        <w:proofErr w:type="spellEnd"/>
        <w:r>
          <w:rPr>
            <w:rStyle w:val="Strong"/>
            <w:rFonts w:eastAsiaTheme="majorEastAsia"/>
          </w:rPr>
          <w:t xml:space="preserve"> invitations and facilitation</w:t>
        </w:r>
        <w:r>
          <w:t xml:space="preserve"> to </w:t>
        </w:r>
        <w:proofErr w:type="spellStart"/>
        <w:r>
          <w:t>ensure</w:t>
        </w:r>
        <w:proofErr w:type="spellEnd"/>
        <w:r>
          <w:t xml:space="preserve"> </w:t>
        </w:r>
        <w:proofErr w:type="spellStart"/>
        <w:r>
          <w:t>women’s</w:t>
        </w:r>
        <w:proofErr w:type="spellEnd"/>
        <w:r>
          <w:t xml:space="preserve"> participation in monitoring-</w:t>
        </w:r>
        <w:proofErr w:type="spellStart"/>
        <w:r>
          <w:t>related</w:t>
        </w:r>
        <w:proofErr w:type="spellEnd"/>
        <w:r>
          <w:t xml:space="preserve"> </w:t>
        </w:r>
        <w:proofErr w:type="spellStart"/>
        <w:r>
          <w:t>activities</w:t>
        </w:r>
        <w:proofErr w:type="spellEnd"/>
        <w:r>
          <w:t xml:space="preserve">, training sessions on digital </w:t>
        </w:r>
        <w:proofErr w:type="spellStart"/>
        <w:r>
          <w:t>tools</w:t>
        </w:r>
        <w:proofErr w:type="spellEnd"/>
        <w:r>
          <w:t xml:space="preserve">, and </w:t>
        </w:r>
        <w:proofErr w:type="spellStart"/>
        <w:r>
          <w:t>decision-making</w:t>
        </w:r>
        <w:proofErr w:type="spellEnd"/>
        <w:r>
          <w:t xml:space="preserve"> </w:t>
        </w:r>
        <w:proofErr w:type="gramStart"/>
        <w:r>
          <w:t>discussions;</w:t>
        </w:r>
        <w:proofErr w:type="gramEnd"/>
      </w:ins>
    </w:p>
    <w:p w14:paraId="3B9B2023" w14:textId="77777777" w:rsidR="00ED2FDA" w:rsidRDefault="00ED2FDA" w:rsidP="00ED2FDA">
      <w:pPr>
        <w:pStyle w:val="NormalWeb"/>
        <w:numPr>
          <w:ilvl w:val="0"/>
          <w:numId w:val="29"/>
        </w:numPr>
        <w:rPr>
          <w:ins w:id="587" w:author="Javier R Rigueiro" w:date="2026-02-26T18:13:00Z"/>
        </w:rPr>
      </w:pPr>
      <w:ins w:id="588" w:author="Javier R Rigueiro" w:date="2026-02-26T18:13:00Z">
        <w:r>
          <w:rPr>
            <w:rStyle w:val="Strong"/>
            <w:rFonts w:eastAsiaTheme="majorEastAsia"/>
          </w:rPr>
          <w:t>Inclusive workshop formats</w:t>
        </w:r>
        <w:r>
          <w:t xml:space="preserve"> (</w:t>
        </w:r>
        <w:proofErr w:type="spellStart"/>
        <w:r>
          <w:t>facilitated</w:t>
        </w:r>
        <w:proofErr w:type="spellEnd"/>
        <w:r>
          <w:t xml:space="preserve"> dialogue, accessible </w:t>
        </w:r>
        <w:proofErr w:type="spellStart"/>
        <w:r>
          <w:t>technical</w:t>
        </w:r>
        <w:proofErr w:type="spellEnd"/>
        <w:r>
          <w:t xml:space="preserve"> </w:t>
        </w:r>
        <w:proofErr w:type="spellStart"/>
        <w:r>
          <w:t>materials</w:t>
        </w:r>
        <w:proofErr w:type="spellEnd"/>
        <w:r>
          <w:t xml:space="preserve">, and </w:t>
        </w:r>
        <w:proofErr w:type="spellStart"/>
        <w:r>
          <w:t>capacity</w:t>
        </w:r>
        <w:proofErr w:type="spellEnd"/>
        <w:r>
          <w:t xml:space="preserve">-building </w:t>
        </w:r>
        <w:proofErr w:type="spellStart"/>
        <w:r>
          <w:t>elements</w:t>
        </w:r>
        <w:proofErr w:type="spellEnd"/>
        <w:r>
          <w:t xml:space="preserve">) to </w:t>
        </w:r>
        <w:proofErr w:type="spellStart"/>
        <w:r>
          <w:t>reduce</w:t>
        </w:r>
        <w:proofErr w:type="spellEnd"/>
        <w:r>
          <w:t xml:space="preserve"> </w:t>
        </w:r>
        <w:proofErr w:type="spellStart"/>
        <w:r>
          <w:t>barriers</w:t>
        </w:r>
        <w:proofErr w:type="spellEnd"/>
        <w:r>
          <w:t xml:space="preserve"> to </w:t>
        </w:r>
        <w:proofErr w:type="gramStart"/>
        <w:r>
          <w:t>engagement;</w:t>
        </w:r>
        <w:proofErr w:type="gramEnd"/>
      </w:ins>
    </w:p>
    <w:p w14:paraId="492CBC60" w14:textId="77777777" w:rsidR="00ED2FDA" w:rsidRDefault="00ED2FDA" w:rsidP="00ED2FDA">
      <w:pPr>
        <w:pStyle w:val="NormalWeb"/>
        <w:numPr>
          <w:ilvl w:val="0"/>
          <w:numId w:val="29"/>
        </w:numPr>
        <w:rPr>
          <w:ins w:id="589" w:author="Javier R Rigueiro" w:date="2026-02-26T18:13:00Z"/>
        </w:rPr>
      </w:pPr>
      <w:ins w:id="590" w:author="Javier R Rigueiro" w:date="2026-02-26T18:13:00Z">
        <w:r>
          <w:rPr>
            <w:rStyle w:val="Strong"/>
            <w:rFonts w:eastAsiaTheme="majorEastAsia"/>
          </w:rPr>
          <w:t xml:space="preserve">Participation </w:t>
        </w:r>
        <w:proofErr w:type="spellStart"/>
        <w:r>
          <w:rPr>
            <w:rStyle w:val="Strong"/>
            <w:rFonts w:eastAsiaTheme="majorEastAsia"/>
          </w:rPr>
          <w:t>tracking</w:t>
        </w:r>
        <w:proofErr w:type="spellEnd"/>
        <w:r>
          <w:t xml:space="preserve"> (</w:t>
        </w:r>
        <w:proofErr w:type="spellStart"/>
        <w:r>
          <w:t>attendance</w:t>
        </w:r>
        <w:proofErr w:type="spellEnd"/>
        <w:r>
          <w:t xml:space="preserve">, </w:t>
        </w:r>
        <w:proofErr w:type="spellStart"/>
        <w:r>
          <w:t>roles</w:t>
        </w:r>
        <w:proofErr w:type="spellEnd"/>
        <w:r>
          <w:t xml:space="preserve"> in </w:t>
        </w:r>
        <w:proofErr w:type="spellStart"/>
        <w:r>
          <w:t>activities</w:t>
        </w:r>
        <w:proofErr w:type="spellEnd"/>
        <w:r>
          <w:t xml:space="preserve">, and engagement in </w:t>
        </w:r>
        <w:proofErr w:type="spellStart"/>
        <w:r>
          <w:t>decision</w:t>
        </w:r>
        <w:proofErr w:type="spellEnd"/>
        <w:r>
          <w:t xml:space="preserve"> points) to </w:t>
        </w:r>
        <w:proofErr w:type="spellStart"/>
        <w:r>
          <w:t>verify</w:t>
        </w:r>
        <w:proofErr w:type="spellEnd"/>
        <w:r>
          <w:t xml:space="preserve"> </w:t>
        </w:r>
        <w:proofErr w:type="spellStart"/>
        <w:r>
          <w:t>that</w:t>
        </w:r>
        <w:proofErr w:type="spellEnd"/>
        <w:r>
          <w:t xml:space="preserve"> inclusion </w:t>
        </w:r>
        <w:proofErr w:type="spellStart"/>
        <w:r>
          <w:t>is</w:t>
        </w:r>
        <w:proofErr w:type="spellEnd"/>
        <w:r>
          <w:t xml:space="preserve"> effective, not </w:t>
        </w:r>
        <w:proofErr w:type="spellStart"/>
        <w:r>
          <w:t>only</w:t>
        </w:r>
        <w:proofErr w:type="spellEnd"/>
        <w:r>
          <w:t xml:space="preserve"> nominal.</w:t>
        </w:r>
      </w:ins>
    </w:p>
    <w:p w14:paraId="518C08AF" w14:textId="30129913" w:rsidR="009A52D8" w:rsidRDefault="009A52D8" w:rsidP="009A52D8">
      <w:pPr>
        <w:pStyle w:val="NormalWeb"/>
        <w:jc w:val="both"/>
      </w:pPr>
      <w:del w:id="591" w:author="Javier R Rigueiro" w:date="2026-02-26T18:13:00Z">
        <w:r w:rsidDel="00ED2FDA">
          <w:delText>Inclusion is ensured through targeted invitations, facilitated discussions, and tailored capacity-building on digital tools. Participation rates are monitored, with a minimum target of 30–40% women per workshop.</w:delText>
        </w:r>
      </w:del>
    </w:p>
    <w:p w14:paraId="4C689154" w14:textId="77777777" w:rsidR="00EB3D35" w:rsidRPr="00EB3D35" w:rsidRDefault="00EB3D35" w:rsidP="00EB3D35">
      <w:pPr>
        <w:rPr>
          <w:rFonts w:asciiTheme="minorBidi" w:hAnsiTheme="minorBidi"/>
          <w:b/>
          <w:bCs/>
        </w:rPr>
      </w:pPr>
      <w:r w:rsidRPr="00EB3D35">
        <w:rPr>
          <w:rFonts w:asciiTheme="minorBidi" w:hAnsiTheme="minorBidi"/>
          <w:b/>
          <w:bCs/>
        </w:rPr>
        <w:t>5. Challenges and Needs</w:t>
      </w:r>
    </w:p>
    <w:p w14:paraId="3F9A8AC0" w14:textId="6C8C1865" w:rsidR="009A52D8" w:rsidRPr="009A52D8" w:rsidRDefault="002C4DD5" w:rsidP="009A52D8">
      <w:pPr>
        <w:pStyle w:val="NormalWeb"/>
        <w:jc w:val="both"/>
      </w:pPr>
      <w:ins w:id="592" w:author="Javier R Rigueiro" w:date="2026-02-26T18:14:00Z">
        <w:r w:rsidRPr="002C4DD5">
          <w:rPr>
            <w:lang w:val="en-GB"/>
          </w:rPr>
          <w:t>In the Galician Living Labs (</w:t>
        </w:r>
        <w:proofErr w:type="spellStart"/>
        <w:r w:rsidRPr="002C4DD5">
          <w:rPr>
            <w:lang w:val="en-GB"/>
          </w:rPr>
          <w:t>Chandrexa</w:t>
        </w:r>
        <w:proofErr w:type="spellEnd"/>
        <w:r w:rsidRPr="002C4DD5">
          <w:rPr>
            <w:lang w:val="en-GB"/>
          </w:rPr>
          <w:t xml:space="preserve"> de </w:t>
        </w:r>
        <w:proofErr w:type="spellStart"/>
        <w:r w:rsidRPr="002C4DD5">
          <w:rPr>
            <w:lang w:val="en-GB"/>
          </w:rPr>
          <w:t>Queixa</w:t>
        </w:r>
        <w:proofErr w:type="spellEnd"/>
        <w:r w:rsidRPr="002C4DD5">
          <w:rPr>
            <w:lang w:val="en-GB"/>
          </w:rPr>
          <w:t xml:space="preserve"> and Quiroga), the effective uptake of Nature-Based Solutions and digital monitoring may be constrained by several governance and implementation barriers. These include the need to align pilot interventions with existing multi-level responsibilities for land, forest-fire prevention/restoration, and water management; limited interoperability and continuity between locally generated monitoring outputs (laboratory/field results, drone-derived indicators, GIS products) and the routine information flows used by competent authorities; and administrative and coordination workloads that can slow down the formalisation of collaborations, access to sites, and operational deployment of innovations. Participation asymmetries can also emerge if smaller land managers or underrepresented groups</w:t>
        </w:r>
        <w:r>
          <w:rPr>
            <w:lang w:val="en-GB"/>
          </w:rPr>
          <w:t xml:space="preserve">, </w:t>
        </w:r>
        <w:r w:rsidRPr="002C4DD5">
          <w:rPr>
            <w:lang w:val="en-GB"/>
          </w:rPr>
          <w:t>including women</w:t>
        </w:r>
        <w:r>
          <w:rPr>
            <w:lang w:val="en-GB"/>
          </w:rPr>
          <w:t xml:space="preserve">, </w:t>
        </w:r>
        <w:r w:rsidRPr="002C4DD5">
          <w:rPr>
            <w:lang w:val="en-GB"/>
          </w:rPr>
          <w:t>face constraints in time availability, access to technical training, and influence in collective decision spaces. Without targeted capacity-building, clear communication of benefits, and practical support for the use of digital tools, some stakeholders may perceive monitoring requirements or NBS implementation as an additional burden rather than a resilience-enhancing opportunity. Addressing these challenges requires structured coordination with the relevant public actors, fit-for-purpose and user-oriented monitoring workflows, streamlined local implementation arrangements, and inclusive engagement measures that ensure equitable participation and informed co-decision across stakeholder groups</w:t>
        </w:r>
      </w:ins>
      <w:del w:id="593" w:author="Javier R Rigueiro" w:date="2026-02-26T18:14:00Z">
        <w:r w:rsidR="009A52D8" w:rsidRPr="009A52D8" w:rsidDel="002C4DD5">
          <w:delText>Despite the regulatory framework established by the Code des Eaux, governance barriers limit the effective adoption of NBS and digital monitoring in Mannouba and Gabes. Weak enforcement o</w:delText>
        </w:r>
        <w:r w:rsidR="009A52D8" w:rsidDel="002C4DD5">
          <w:delText xml:space="preserve">f groundwater abstraction rules </w:delText>
        </w:r>
        <w:r w:rsidR="009A52D8" w:rsidRPr="009A52D8" w:rsidDel="002C4DD5">
          <w:delText>espec</w:delText>
        </w:r>
        <w:r w:rsidR="009A52D8" w:rsidDel="002C4DD5">
          <w:delText xml:space="preserve">ially in overexploited aquifers </w:delText>
        </w:r>
        <w:r w:rsidR="009A52D8" w:rsidRPr="009A52D8" w:rsidDel="002C4DD5">
          <w:delText>reflects limited inspection capacity and fragmented coordination between the Direction Générale des Ressources en Eau (DGRE) and the Commissariat Régional au Développement Agricole (CRDA). Groundwater abstraction data remain incomplete or outdated, and lengthy administrative procedures for formalizing agreements between universities, authorities, and local stakeholders delay innovation deployment. Participation asymmetries persist: smallholder farmers and women farmers face structural barriers including limited technical capacity, restricted access to information, time constraints, and lower influence in Water User Associations. Without targeted capacity-building and incentive mechanisms, these groups may perceive NBS and digital monitoring as additional constraints rather than tools for resilience. Addressing these challenges requires strengthened DGRE–CRDA coordination, integrated real-time monitoring, streamlined administrative procedures, and inclusive strategies to ensure equitable and effective uptake of innovations</w:delText>
        </w:r>
      </w:del>
      <w:r w:rsidR="009A52D8" w:rsidRPr="009A52D8">
        <w:t>.</w:t>
      </w:r>
    </w:p>
    <w:p w14:paraId="7C7A1A48" w14:textId="49490F2D" w:rsidR="00EB3D35" w:rsidRPr="00A81EFA" w:rsidRDefault="00EB3D35" w:rsidP="00EB3D35">
      <w:pPr>
        <w:rPr>
          <w:rFonts w:asciiTheme="minorBidi" w:hAnsiTheme="minorBidi"/>
          <w:lang w:val="fr-FR"/>
        </w:rPr>
      </w:pPr>
    </w:p>
    <w:p w14:paraId="734F4173" w14:textId="77777777" w:rsidR="00EB3D35" w:rsidRPr="00EB3D35" w:rsidRDefault="00EB3D35" w:rsidP="00EB3D35">
      <w:pPr>
        <w:rPr>
          <w:rFonts w:asciiTheme="minorBidi" w:hAnsiTheme="minorBidi"/>
          <w:b/>
          <w:bCs/>
        </w:rPr>
      </w:pPr>
      <w:r w:rsidRPr="00EB3D35">
        <w:rPr>
          <w:rFonts w:asciiTheme="minorBidi" w:hAnsiTheme="minorBidi"/>
          <w:b/>
          <w:bCs/>
        </w:rPr>
        <w:t>6. Existing Documents / Data Sources</w:t>
      </w:r>
    </w:p>
    <w:p w14:paraId="7A669636" w14:textId="77777777" w:rsidR="002C4DD5" w:rsidRDefault="002C4DD5" w:rsidP="002C4DD5">
      <w:pPr>
        <w:pStyle w:val="NormalWeb"/>
        <w:rPr>
          <w:ins w:id="594" w:author="Javier R Rigueiro" w:date="2026-02-26T18:15:00Z"/>
        </w:rPr>
      </w:pPr>
      <w:proofErr w:type="gramStart"/>
      <w:ins w:id="595" w:author="Javier R Rigueiro" w:date="2026-02-26T18:15:00Z">
        <w:r>
          <w:rPr>
            <w:rFonts w:hAnsi="Symbol"/>
          </w:rPr>
          <w:lastRenderedPageBreak/>
          <w:t></w:t>
        </w:r>
        <w:r>
          <w:t xml:space="preserve">  </w:t>
        </w:r>
        <w:r>
          <w:rPr>
            <w:rStyle w:val="Strong"/>
            <w:rFonts w:eastAsiaTheme="majorEastAsia"/>
          </w:rPr>
          <w:t>EU</w:t>
        </w:r>
        <w:proofErr w:type="gramEnd"/>
        <w:r>
          <w:rPr>
            <w:rStyle w:val="Strong"/>
            <w:rFonts w:eastAsiaTheme="majorEastAsia"/>
          </w:rPr>
          <w:t xml:space="preserve"> and national </w:t>
        </w:r>
        <w:proofErr w:type="spellStart"/>
        <w:r>
          <w:rPr>
            <w:rStyle w:val="Strong"/>
            <w:rFonts w:eastAsiaTheme="majorEastAsia"/>
          </w:rPr>
          <w:t>regulatory</w:t>
        </w:r>
        <w:proofErr w:type="spellEnd"/>
        <w:r>
          <w:rPr>
            <w:rStyle w:val="Strong"/>
            <w:rFonts w:eastAsiaTheme="majorEastAsia"/>
          </w:rPr>
          <w:t xml:space="preserve"> </w:t>
        </w:r>
        <w:proofErr w:type="spellStart"/>
        <w:r>
          <w:rPr>
            <w:rStyle w:val="Strong"/>
            <w:rFonts w:eastAsiaTheme="majorEastAsia"/>
          </w:rPr>
          <w:t>framework</w:t>
        </w:r>
        <w:proofErr w:type="spellEnd"/>
        <w:r>
          <w:rPr>
            <w:rStyle w:val="Strong"/>
            <w:rFonts w:eastAsiaTheme="majorEastAsia"/>
          </w:rPr>
          <w:t xml:space="preserve"> relevant to water planning and protection</w:t>
        </w:r>
        <w:r>
          <w:t xml:space="preserve">, </w:t>
        </w:r>
        <w:proofErr w:type="spellStart"/>
        <w:r>
          <w:t>including</w:t>
        </w:r>
        <w:proofErr w:type="spellEnd"/>
        <w:r>
          <w:t xml:space="preserve"> the EU Water Framework Directive </w:t>
        </w:r>
        <w:proofErr w:type="spellStart"/>
        <w:r>
          <w:t>principles</w:t>
        </w:r>
        <w:proofErr w:type="spellEnd"/>
        <w:r>
          <w:t xml:space="preserve"> and the </w:t>
        </w:r>
        <w:proofErr w:type="spellStart"/>
        <w:r>
          <w:t>Spanish</w:t>
        </w:r>
        <w:proofErr w:type="spellEnd"/>
        <w:r>
          <w:t xml:space="preserve"> </w:t>
        </w:r>
        <w:proofErr w:type="spellStart"/>
        <w:r>
          <w:t>legal</w:t>
        </w:r>
        <w:proofErr w:type="spellEnd"/>
        <w:r>
          <w:t xml:space="preserve"> </w:t>
        </w:r>
        <w:proofErr w:type="spellStart"/>
        <w:r>
          <w:t>framework</w:t>
        </w:r>
        <w:proofErr w:type="spellEnd"/>
        <w:r>
          <w:t xml:space="preserve"> for water management and planning (as applicable to the Living </w:t>
        </w:r>
        <w:proofErr w:type="spellStart"/>
        <w:r>
          <w:t>Lab</w:t>
        </w:r>
        <w:proofErr w:type="spellEnd"/>
        <w:r>
          <w:t xml:space="preserve"> scope).</w:t>
        </w:r>
      </w:ins>
    </w:p>
    <w:p w14:paraId="4C9DA1F5" w14:textId="77777777" w:rsidR="002C4DD5" w:rsidRDefault="002C4DD5" w:rsidP="002C4DD5">
      <w:pPr>
        <w:pStyle w:val="NormalWeb"/>
        <w:rPr>
          <w:ins w:id="596" w:author="Javier R Rigueiro" w:date="2026-02-26T18:15:00Z"/>
        </w:rPr>
      </w:pPr>
      <w:proofErr w:type="gramStart"/>
      <w:ins w:id="597" w:author="Javier R Rigueiro" w:date="2026-02-26T18:15:00Z">
        <w:r>
          <w:rPr>
            <w:rFonts w:hAnsi="Symbol"/>
          </w:rPr>
          <w:t></w:t>
        </w:r>
        <w:r>
          <w:t xml:space="preserve">  </w:t>
        </w:r>
        <w:r>
          <w:rPr>
            <w:rStyle w:val="Strong"/>
            <w:rFonts w:eastAsiaTheme="majorEastAsia"/>
          </w:rPr>
          <w:t>River</w:t>
        </w:r>
        <w:proofErr w:type="gramEnd"/>
        <w:r>
          <w:rPr>
            <w:rStyle w:val="Strong"/>
            <w:rFonts w:eastAsiaTheme="majorEastAsia"/>
          </w:rPr>
          <w:t xml:space="preserve"> Basin Management Plans and </w:t>
        </w:r>
        <w:proofErr w:type="spellStart"/>
        <w:r>
          <w:rPr>
            <w:rStyle w:val="Strong"/>
            <w:rFonts w:eastAsiaTheme="majorEastAsia"/>
          </w:rPr>
          <w:t>associated</w:t>
        </w:r>
        <w:proofErr w:type="spellEnd"/>
        <w:r>
          <w:rPr>
            <w:rStyle w:val="Strong"/>
            <w:rFonts w:eastAsiaTheme="majorEastAsia"/>
          </w:rPr>
          <w:t xml:space="preserve"> </w:t>
        </w:r>
        <w:proofErr w:type="spellStart"/>
        <w:r>
          <w:rPr>
            <w:rStyle w:val="Strong"/>
            <w:rFonts w:eastAsiaTheme="majorEastAsia"/>
          </w:rPr>
          <w:t>technical</w:t>
        </w:r>
        <w:proofErr w:type="spellEnd"/>
        <w:r>
          <w:rPr>
            <w:rStyle w:val="Strong"/>
            <w:rFonts w:eastAsiaTheme="majorEastAsia"/>
          </w:rPr>
          <w:t xml:space="preserve"> annexes</w:t>
        </w:r>
        <w:r>
          <w:t xml:space="preserve"> for the </w:t>
        </w:r>
        <w:proofErr w:type="spellStart"/>
        <w:r>
          <w:t>competent</w:t>
        </w:r>
        <w:proofErr w:type="spellEnd"/>
        <w:r>
          <w:t xml:space="preserve"> basin/district in </w:t>
        </w:r>
        <w:proofErr w:type="spellStart"/>
        <w:r>
          <w:t>each</w:t>
        </w:r>
        <w:proofErr w:type="spellEnd"/>
        <w:r>
          <w:t xml:space="preserve"> Living </w:t>
        </w:r>
        <w:proofErr w:type="spellStart"/>
        <w:r>
          <w:t>Lab</w:t>
        </w:r>
        <w:proofErr w:type="spellEnd"/>
        <w:r>
          <w:t xml:space="preserve"> area (e.g., planning documents, monitoring programmes, pressures/impacts </w:t>
        </w:r>
        <w:proofErr w:type="spellStart"/>
        <w:r>
          <w:t>assessments</w:t>
        </w:r>
        <w:proofErr w:type="spellEnd"/>
        <w:r>
          <w:t xml:space="preserve">, and </w:t>
        </w:r>
        <w:proofErr w:type="spellStart"/>
        <w:r>
          <w:t>measures</w:t>
        </w:r>
        <w:proofErr w:type="spellEnd"/>
        <w:r>
          <w:t xml:space="preserve"> relevant to water </w:t>
        </w:r>
        <w:proofErr w:type="spellStart"/>
        <w:r>
          <w:t>quality</w:t>
        </w:r>
        <w:proofErr w:type="spellEnd"/>
        <w:r>
          <w:t xml:space="preserve"> and diffuse pollution </w:t>
        </w:r>
        <w:proofErr w:type="spellStart"/>
        <w:r>
          <w:t>risks</w:t>
        </w:r>
        <w:proofErr w:type="spellEnd"/>
        <w:r>
          <w:t>).</w:t>
        </w:r>
      </w:ins>
    </w:p>
    <w:p w14:paraId="565B1616" w14:textId="77777777" w:rsidR="002C4DD5" w:rsidRDefault="002C4DD5" w:rsidP="002C4DD5">
      <w:pPr>
        <w:pStyle w:val="NormalWeb"/>
        <w:rPr>
          <w:ins w:id="598" w:author="Javier R Rigueiro" w:date="2026-02-26T18:15:00Z"/>
        </w:rPr>
      </w:pPr>
      <w:proofErr w:type="gramStart"/>
      <w:ins w:id="599" w:author="Javier R Rigueiro" w:date="2026-02-26T18:15:00Z">
        <w:r>
          <w:rPr>
            <w:rFonts w:hAnsi="Symbol"/>
          </w:rPr>
          <w:t></w:t>
        </w:r>
        <w:r>
          <w:t xml:space="preserve">  </w:t>
        </w:r>
        <w:proofErr w:type="spellStart"/>
        <w:r>
          <w:rPr>
            <w:rStyle w:val="Strong"/>
            <w:rFonts w:eastAsiaTheme="majorEastAsia"/>
          </w:rPr>
          <w:t>Regional</w:t>
        </w:r>
        <w:proofErr w:type="spellEnd"/>
        <w:proofErr w:type="gramEnd"/>
        <w:r>
          <w:rPr>
            <w:rStyle w:val="Strong"/>
            <w:rFonts w:eastAsiaTheme="majorEastAsia"/>
          </w:rPr>
          <w:t xml:space="preserve"> and local </w:t>
        </w:r>
        <w:proofErr w:type="spellStart"/>
        <w:r>
          <w:rPr>
            <w:rStyle w:val="Strong"/>
            <w:rFonts w:eastAsiaTheme="majorEastAsia"/>
          </w:rPr>
          <w:t>forest-fire</w:t>
        </w:r>
        <w:proofErr w:type="spellEnd"/>
        <w:r>
          <w:rPr>
            <w:rStyle w:val="Strong"/>
            <w:rFonts w:eastAsiaTheme="majorEastAsia"/>
          </w:rPr>
          <w:t xml:space="preserve"> and </w:t>
        </w:r>
        <w:proofErr w:type="spellStart"/>
        <w:r>
          <w:rPr>
            <w:rStyle w:val="Strong"/>
            <w:rFonts w:eastAsiaTheme="majorEastAsia"/>
          </w:rPr>
          <w:t>post-fire</w:t>
        </w:r>
        <w:proofErr w:type="spellEnd"/>
        <w:r>
          <w:rPr>
            <w:rStyle w:val="Strong"/>
            <w:rFonts w:eastAsiaTheme="majorEastAsia"/>
          </w:rPr>
          <w:t xml:space="preserve"> </w:t>
        </w:r>
        <w:proofErr w:type="spellStart"/>
        <w:r>
          <w:rPr>
            <w:rStyle w:val="Strong"/>
            <w:rFonts w:eastAsiaTheme="majorEastAsia"/>
          </w:rPr>
          <w:t>restoration</w:t>
        </w:r>
        <w:proofErr w:type="spellEnd"/>
        <w:r>
          <w:rPr>
            <w:rStyle w:val="Strong"/>
            <w:rFonts w:eastAsiaTheme="majorEastAsia"/>
          </w:rPr>
          <w:t xml:space="preserve"> / </w:t>
        </w:r>
        <w:proofErr w:type="spellStart"/>
        <w:r>
          <w:rPr>
            <w:rStyle w:val="Strong"/>
            <w:rFonts w:eastAsiaTheme="majorEastAsia"/>
          </w:rPr>
          <w:t>prevention</w:t>
        </w:r>
        <w:proofErr w:type="spellEnd"/>
        <w:r>
          <w:rPr>
            <w:rStyle w:val="Strong"/>
            <w:rFonts w:eastAsiaTheme="majorEastAsia"/>
          </w:rPr>
          <w:t xml:space="preserve"> planning instruments</w:t>
        </w:r>
        <w:r>
          <w:t xml:space="preserve"> relevant to the pilot </w:t>
        </w:r>
        <w:proofErr w:type="spellStart"/>
        <w:r>
          <w:t>territories</w:t>
        </w:r>
        <w:proofErr w:type="spellEnd"/>
        <w:r>
          <w:t xml:space="preserve"> (</w:t>
        </w:r>
        <w:proofErr w:type="spellStart"/>
        <w:r>
          <w:t>where</w:t>
        </w:r>
        <w:proofErr w:type="spellEnd"/>
        <w:r>
          <w:t xml:space="preserve"> </w:t>
        </w:r>
        <w:proofErr w:type="spellStart"/>
        <w:r>
          <w:t>these</w:t>
        </w:r>
        <w:proofErr w:type="spellEnd"/>
        <w:r>
          <w:t xml:space="preserve"> frame </w:t>
        </w:r>
        <w:proofErr w:type="spellStart"/>
        <w:r>
          <w:t>priorities</w:t>
        </w:r>
        <w:proofErr w:type="spellEnd"/>
        <w:r>
          <w:t xml:space="preserve"> for </w:t>
        </w:r>
        <w:proofErr w:type="spellStart"/>
        <w:r>
          <w:t>erosion</w:t>
        </w:r>
        <w:proofErr w:type="spellEnd"/>
        <w:r>
          <w:t xml:space="preserve"> control, </w:t>
        </w:r>
        <w:proofErr w:type="spellStart"/>
        <w:r>
          <w:t>vegetation</w:t>
        </w:r>
        <w:proofErr w:type="spellEnd"/>
        <w:r>
          <w:t xml:space="preserve"> </w:t>
        </w:r>
        <w:proofErr w:type="spellStart"/>
        <w:r>
          <w:t>recovery</w:t>
        </w:r>
        <w:proofErr w:type="spellEnd"/>
        <w:r>
          <w:t xml:space="preserve">, and </w:t>
        </w:r>
        <w:proofErr w:type="spellStart"/>
        <w:r>
          <w:t>risk</w:t>
        </w:r>
        <w:proofErr w:type="spellEnd"/>
        <w:r>
          <w:t xml:space="preserve"> </w:t>
        </w:r>
        <w:proofErr w:type="spellStart"/>
        <w:r>
          <w:t>reduction</w:t>
        </w:r>
        <w:proofErr w:type="spellEnd"/>
        <w:r>
          <w:t xml:space="preserve"> </w:t>
        </w:r>
        <w:proofErr w:type="spellStart"/>
        <w:r>
          <w:t>measures</w:t>
        </w:r>
        <w:proofErr w:type="spellEnd"/>
        <w:r>
          <w:t xml:space="preserve"> </w:t>
        </w:r>
        <w:proofErr w:type="spellStart"/>
        <w:r>
          <w:t>affecting</w:t>
        </w:r>
        <w:proofErr w:type="spellEnd"/>
        <w:r>
          <w:t xml:space="preserve"> water bodies).</w:t>
        </w:r>
      </w:ins>
    </w:p>
    <w:p w14:paraId="7F6B1AE9" w14:textId="77777777" w:rsidR="002C4DD5" w:rsidRDefault="002C4DD5" w:rsidP="002C4DD5">
      <w:pPr>
        <w:pStyle w:val="NormalWeb"/>
        <w:rPr>
          <w:ins w:id="600" w:author="Javier R Rigueiro" w:date="2026-02-26T18:15:00Z"/>
        </w:rPr>
      </w:pPr>
      <w:proofErr w:type="gramStart"/>
      <w:ins w:id="601" w:author="Javier R Rigueiro" w:date="2026-02-26T18:15:00Z">
        <w:r>
          <w:rPr>
            <w:rFonts w:hAnsi="Symbol"/>
          </w:rPr>
          <w:t></w:t>
        </w:r>
        <w:r>
          <w:t xml:space="preserve">  </w:t>
        </w:r>
        <w:r>
          <w:rPr>
            <w:rStyle w:val="Strong"/>
            <w:rFonts w:eastAsiaTheme="majorEastAsia"/>
          </w:rPr>
          <w:t>SAVE</w:t>
        </w:r>
        <w:proofErr w:type="gramEnd"/>
        <w:r>
          <w:rPr>
            <w:rStyle w:val="Strong"/>
            <w:rFonts w:eastAsiaTheme="majorEastAsia"/>
          </w:rPr>
          <w:t xml:space="preserve"> water Living </w:t>
        </w:r>
        <w:proofErr w:type="spellStart"/>
        <w:r>
          <w:rPr>
            <w:rStyle w:val="Strong"/>
            <w:rFonts w:eastAsiaTheme="majorEastAsia"/>
          </w:rPr>
          <w:t>Lab</w:t>
        </w:r>
        <w:proofErr w:type="spellEnd"/>
        <w:r>
          <w:rPr>
            <w:rStyle w:val="Strong"/>
            <w:rFonts w:eastAsiaTheme="majorEastAsia"/>
          </w:rPr>
          <w:t xml:space="preserve"> </w:t>
        </w:r>
        <w:proofErr w:type="spellStart"/>
        <w:r>
          <w:rPr>
            <w:rStyle w:val="Strong"/>
            <w:rFonts w:eastAsiaTheme="majorEastAsia"/>
          </w:rPr>
          <w:t>evidence</w:t>
        </w:r>
        <w:proofErr w:type="spellEnd"/>
        <w:r>
          <w:rPr>
            <w:rStyle w:val="Strong"/>
            <w:rFonts w:eastAsiaTheme="majorEastAsia"/>
          </w:rPr>
          <w:t xml:space="preserve"> base</w:t>
        </w:r>
        <w:r>
          <w:t xml:space="preserve">, </w:t>
        </w:r>
        <w:proofErr w:type="spellStart"/>
        <w:r>
          <w:t>including</w:t>
        </w:r>
        <w:proofErr w:type="spellEnd"/>
        <w:r>
          <w:t>:</w:t>
        </w:r>
      </w:ins>
    </w:p>
    <w:p w14:paraId="4AF46371" w14:textId="77777777" w:rsidR="002C4DD5" w:rsidRDefault="002C4DD5" w:rsidP="002C4DD5">
      <w:pPr>
        <w:pStyle w:val="NormalWeb"/>
        <w:numPr>
          <w:ilvl w:val="0"/>
          <w:numId w:val="30"/>
        </w:numPr>
        <w:rPr>
          <w:ins w:id="602" w:author="Javier R Rigueiro" w:date="2026-02-26T18:15:00Z"/>
        </w:rPr>
      </w:pPr>
      <w:proofErr w:type="spellStart"/>
      <w:proofErr w:type="gramStart"/>
      <w:ins w:id="603" w:author="Javier R Rigueiro" w:date="2026-02-26T18:15:00Z">
        <w:r>
          <w:t>laboratory</w:t>
        </w:r>
        <w:proofErr w:type="spellEnd"/>
        <w:proofErr w:type="gramEnd"/>
        <w:r>
          <w:t xml:space="preserve"> analyses (e.g., </w:t>
        </w:r>
        <w:proofErr w:type="spellStart"/>
        <w:r>
          <w:t>post-fire</w:t>
        </w:r>
        <w:proofErr w:type="spellEnd"/>
        <w:r>
          <w:t xml:space="preserve"> </w:t>
        </w:r>
        <w:proofErr w:type="spellStart"/>
        <w:r>
          <w:t>leachates</w:t>
        </w:r>
        <w:proofErr w:type="spellEnd"/>
        <w:r>
          <w:t>/</w:t>
        </w:r>
        <w:proofErr w:type="spellStart"/>
        <w:r>
          <w:t>organic</w:t>
        </w:r>
        <w:proofErr w:type="spellEnd"/>
        <w:r>
          <w:t xml:space="preserve"> compounds) and </w:t>
        </w:r>
        <w:proofErr w:type="spellStart"/>
        <w:r>
          <w:t>associated</w:t>
        </w:r>
        <w:proofErr w:type="spellEnd"/>
        <w:r>
          <w:t xml:space="preserve"> </w:t>
        </w:r>
        <w:proofErr w:type="spellStart"/>
        <w:r>
          <w:t>datasets</w:t>
        </w:r>
        <w:proofErr w:type="spellEnd"/>
        <w:r>
          <w:t>;</w:t>
        </w:r>
      </w:ins>
    </w:p>
    <w:p w14:paraId="1C97B733" w14:textId="77777777" w:rsidR="002C4DD5" w:rsidRDefault="002C4DD5" w:rsidP="002C4DD5">
      <w:pPr>
        <w:pStyle w:val="NormalWeb"/>
        <w:numPr>
          <w:ilvl w:val="0"/>
          <w:numId w:val="30"/>
        </w:numPr>
        <w:rPr>
          <w:ins w:id="604" w:author="Javier R Rigueiro" w:date="2026-02-26T18:15:00Z"/>
        </w:rPr>
      </w:pPr>
      <w:proofErr w:type="spellStart"/>
      <w:proofErr w:type="gramStart"/>
      <w:ins w:id="605" w:author="Javier R Rigueiro" w:date="2026-02-26T18:15:00Z">
        <w:r>
          <w:t>results</w:t>
        </w:r>
        <w:proofErr w:type="spellEnd"/>
        <w:proofErr w:type="gramEnd"/>
        <w:r>
          <w:t xml:space="preserve"> </w:t>
        </w:r>
        <w:proofErr w:type="spellStart"/>
        <w:r>
          <w:t>from</w:t>
        </w:r>
        <w:proofErr w:type="spellEnd"/>
        <w:r>
          <w:t xml:space="preserve"> </w:t>
        </w:r>
        <w:proofErr w:type="spellStart"/>
        <w:r>
          <w:t>small</w:t>
        </w:r>
        <w:proofErr w:type="spellEnd"/>
        <w:r>
          <w:t xml:space="preserve">-plot and </w:t>
        </w:r>
        <w:proofErr w:type="spellStart"/>
        <w:r>
          <w:t>field</w:t>
        </w:r>
        <w:proofErr w:type="spellEnd"/>
        <w:r>
          <w:t xml:space="preserve"> </w:t>
        </w:r>
        <w:proofErr w:type="spellStart"/>
        <w:r>
          <w:t>testing</w:t>
        </w:r>
        <w:proofErr w:type="spellEnd"/>
        <w:r>
          <w:t xml:space="preserve"> (biochar, </w:t>
        </w:r>
        <w:proofErr w:type="spellStart"/>
        <w:r>
          <w:t>inoculants</w:t>
        </w:r>
        <w:proofErr w:type="spellEnd"/>
        <w:r>
          <w:t xml:space="preserve">, </w:t>
        </w:r>
        <w:proofErr w:type="spellStart"/>
        <w:r>
          <w:t>organic</w:t>
        </w:r>
        <w:proofErr w:type="spellEnd"/>
        <w:r>
          <w:t xml:space="preserve"> </w:t>
        </w:r>
        <w:proofErr w:type="spellStart"/>
        <w:r>
          <w:t>amendments</w:t>
        </w:r>
        <w:proofErr w:type="spellEnd"/>
        <w:r>
          <w:t xml:space="preserve">; </w:t>
        </w:r>
        <w:proofErr w:type="spellStart"/>
        <w:r>
          <w:t>agroforestry</w:t>
        </w:r>
        <w:proofErr w:type="spellEnd"/>
        <w:r>
          <w:t xml:space="preserve"> </w:t>
        </w:r>
        <w:proofErr w:type="spellStart"/>
        <w:r>
          <w:t>restoration</w:t>
        </w:r>
        <w:proofErr w:type="spellEnd"/>
        <w:r>
          <w:t xml:space="preserve"> trials);</w:t>
        </w:r>
      </w:ins>
    </w:p>
    <w:p w14:paraId="035BEE81" w14:textId="77777777" w:rsidR="002C4DD5" w:rsidRDefault="002C4DD5" w:rsidP="002C4DD5">
      <w:pPr>
        <w:pStyle w:val="NormalWeb"/>
        <w:numPr>
          <w:ilvl w:val="0"/>
          <w:numId w:val="30"/>
        </w:numPr>
        <w:rPr>
          <w:ins w:id="606" w:author="Javier R Rigueiro" w:date="2026-02-26T18:15:00Z"/>
        </w:rPr>
      </w:pPr>
      <w:proofErr w:type="gramStart"/>
      <w:ins w:id="607" w:author="Javier R Rigueiro" w:date="2026-02-26T18:15:00Z">
        <w:r>
          <w:t>drone</w:t>
        </w:r>
        <w:proofErr w:type="gramEnd"/>
        <w:r>
          <w:t>-</w:t>
        </w:r>
        <w:proofErr w:type="spellStart"/>
        <w:r>
          <w:t>derived</w:t>
        </w:r>
        <w:proofErr w:type="spellEnd"/>
        <w:r>
          <w:t xml:space="preserve"> </w:t>
        </w:r>
        <w:proofErr w:type="spellStart"/>
        <w:r>
          <w:t>products</w:t>
        </w:r>
        <w:proofErr w:type="spellEnd"/>
        <w:r>
          <w:t xml:space="preserve"> (indices and </w:t>
        </w:r>
        <w:proofErr w:type="spellStart"/>
        <w:r>
          <w:t>maps</w:t>
        </w:r>
        <w:proofErr w:type="spellEnd"/>
        <w:r>
          <w:t xml:space="preserve">) and GIS </w:t>
        </w:r>
        <w:proofErr w:type="spellStart"/>
        <w:r>
          <w:t>layers</w:t>
        </w:r>
        <w:proofErr w:type="spellEnd"/>
        <w:r>
          <w:t>;</w:t>
        </w:r>
      </w:ins>
    </w:p>
    <w:p w14:paraId="78D98F92" w14:textId="77777777" w:rsidR="002C4DD5" w:rsidRDefault="002C4DD5" w:rsidP="002C4DD5">
      <w:pPr>
        <w:pStyle w:val="NormalWeb"/>
        <w:numPr>
          <w:ilvl w:val="0"/>
          <w:numId w:val="30"/>
        </w:numPr>
        <w:rPr>
          <w:ins w:id="608" w:author="Javier R Rigueiro" w:date="2026-02-26T18:15:00Z"/>
        </w:rPr>
      </w:pPr>
      <w:ins w:id="609" w:author="Javier R Rigueiro" w:date="2026-02-26T18:15:00Z">
        <w:r>
          <w:t>AI-/GIS-</w:t>
        </w:r>
        <w:proofErr w:type="spellStart"/>
        <w:r>
          <w:t>supported</w:t>
        </w:r>
        <w:proofErr w:type="spellEnd"/>
        <w:r>
          <w:t xml:space="preserve"> </w:t>
        </w:r>
        <w:proofErr w:type="spellStart"/>
        <w:r>
          <w:t>vulnerability</w:t>
        </w:r>
        <w:proofErr w:type="spellEnd"/>
        <w:r>
          <w:t xml:space="preserve"> and </w:t>
        </w:r>
        <w:proofErr w:type="spellStart"/>
        <w:r>
          <w:t>risk</w:t>
        </w:r>
        <w:proofErr w:type="spellEnd"/>
        <w:r>
          <w:t xml:space="preserve"> mapping outputs </w:t>
        </w:r>
        <w:proofErr w:type="spellStart"/>
        <w:r>
          <w:t>produced</w:t>
        </w:r>
        <w:proofErr w:type="spellEnd"/>
        <w:r>
          <w:t xml:space="preserve"> </w:t>
        </w:r>
        <w:proofErr w:type="spellStart"/>
        <w:r>
          <w:t>within</w:t>
        </w:r>
        <w:proofErr w:type="spellEnd"/>
        <w:r>
          <w:t xml:space="preserve"> the </w:t>
        </w:r>
        <w:proofErr w:type="spellStart"/>
        <w:r>
          <w:t>project</w:t>
        </w:r>
        <w:proofErr w:type="spellEnd"/>
        <w:r>
          <w:t>.</w:t>
        </w:r>
      </w:ins>
    </w:p>
    <w:p w14:paraId="4D65C388" w14:textId="77777777" w:rsidR="002C4DD5" w:rsidRDefault="002C4DD5" w:rsidP="002C4DD5">
      <w:pPr>
        <w:pStyle w:val="NormalWeb"/>
        <w:rPr>
          <w:ins w:id="610" w:author="Javier R Rigueiro" w:date="2026-02-26T18:15:00Z"/>
        </w:rPr>
      </w:pPr>
      <w:proofErr w:type="gramStart"/>
      <w:ins w:id="611" w:author="Javier R Rigueiro" w:date="2026-02-26T18:15:00Z">
        <w:r>
          <w:rPr>
            <w:rFonts w:hAnsi="Symbol"/>
          </w:rPr>
          <w:t></w:t>
        </w:r>
        <w:r>
          <w:t xml:space="preserve">  </w:t>
        </w:r>
        <w:r>
          <w:rPr>
            <w:rStyle w:val="Strong"/>
            <w:rFonts w:eastAsiaTheme="majorEastAsia"/>
          </w:rPr>
          <w:t>Stakeholder</w:t>
        </w:r>
        <w:proofErr w:type="gramEnd"/>
        <w:r>
          <w:rPr>
            <w:rStyle w:val="Strong"/>
            <w:rFonts w:eastAsiaTheme="majorEastAsia"/>
          </w:rPr>
          <w:t xml:space="preserve"> engagement records and workshop outputs</w:t>
        </w:r>
        <w:r>
          <w:t xml:space="preserve">, </w:t>
        </w:r>
        <w:proofErr w:type="spellStart"/>
        <w:r>
          <w:t>including</w:t>
        </w:r>
        <w:proofErr w:type="spellEnd"/>
        <w:r>
          <w:t xml:space="preserve"> </w:t>
        </w:r>
        <w:proofErr w:type="spellStart"/>
        <w:r>
          <w:t>attendance</w:t>
        </w:r>
        <w:proofErr w:type="spellEnd"/>
        <w:r>
          <w:t xml:space="preserve"> </w:t>
        </w:r>
        <w:proofErr w:type="spellStart"/>
        <w:r>
          <w:t>lists</w:t>
        </w:r>
        <w:proofErr w:type="spellEnd"/>
        <w:r>
          <w:t xml:space="preserve"> (</w:t>
        </w:r>
        <w:proofErr w:type="spellStart"/>
        <w:r>
          <w:t>gender-disaggregated</w:t>
        </w:r>
        <w:proofErr w:type="spellEnd"/>
        <w:r>
          <w:t xml:space="preserve"> </w:t>
        </w:r>
        <w:proofErr w:type="spellStart"/>
        <w:r>
          <w:t>where</w:t>
        </w:r>
        <w:proofErr w:type="spellEnd"/>
        <w:r>
          <w:t xml:space="preserve"> </w:t>
        </w:r>
        <w:proofErr w:type="spellStart"/>
        <w:r>
          <w:t>feasible</w:t>
        </w:r>
        <w:proofErr w:type="spellEnd"/>
        <w:r>
          <w:t xml:space="preserve">), minutes, validation feedback, and </w:t>
        </w:r>
        <w:proofErr w:type="spellStart"/>
        <w:r>
          <w:t>agreed</w:t>
        </w:r>
        <w:proofErr w:type="spellEnd"/>
        <w:r>
          <w:t xml:space="preserve"> </w:t>
        </w:r>
        <w:proofErr w:type="spellStart"/>
        <w:r>
          <w:t>priorities</w:t>
        </w:r>
        <w:proofErr w:type="spellEnd"/>
        <w:r>
          <w:t xml:space="preserve">/actions </w:t>
        </w:r>
        <w:proofErr w:type="spellStart"/>
        <w:r>
          <w:t>generated</w:t>
        </w:r>
        <w:proofErr w:type="spellEnd"/>
        <w:r>
          <w:t xml:space="preserve"> </w:t>
        </w:r>
        <w:proofErr w:type="spellStart"/>
        <w:r>
          <w:t>through</w:t>
        </w:r>
        <w:proofErr w:type="spellEnd"/>
        <w:r>
          <w:t xml:space="preserve"> Living </w:t>
        </w:r>
        <w:proofErr w:type="spellStart"/>
        <w:r>
          <w:t>Lab</w:t>
        </w:r>
        <w:proofErr w:type="spellEnd"/>
        <w:r>
          <w:t xml:space="preserve"> </w:t>
        </w:r>
        <w:proofErr w:type="spellStart"/>
        <w:r>
          <w:t>co-creation</w:t>
        </w:r>
        <w:proofErr w:type="spellEnd"/>
        <w:r>
          <w:t xml:space="preserve"> </w:t>
        </w:r>
        <w:proofErr w:type="spellStart"/>
        <w:r>
          <w:t>processes</w:t>
        </w:r>
        <w:proofErr w:type="spellEnd"/>
        <w:r>
          <w:t>.</w:t>
        </w:r>
      </w:ins>
    </w:p>
    <w:p w14:paraId="7BA6E350" w14:textId="171F6C04" w:rsidR="00A81EFA" w:rsidDel="002C4DD5" w:rsidRDefault="002C4DD5" w:rsidP="002C4DD5">
      <w:pPr>
        <w:pStyle w:val="NormalWeb"/>
        <w:rPr>
          <w:del w:id="612" w:author="Javier R Rigueiro" w:date="2026-02-26T18:15:00Z"/>
          <w:rFonts w:asciiTheme="minorBidi" w:hAnsiTheme="minorBidi"/>
        </w:rPr>
        <w:pPrChange w:id="613" w:author="Javier R Rigueiro" w:date="2026-02-26T18:15:00Z">
          <w:pPr>
            <w:pStyle w:val="ListParagraph"/>
            <w:numPr>
              <w:numId w:val="11"/>
            </w:numPr>
            <w:ind w:hanging="360"/>
          </w:pPr>
        </w:pPrChange>
      </w:pPr>
      <w:ins w:id="614" w:author="Javier R Rigueiro" w:date="2026-02-26T18:15:00Z">
        <w:r>
          <w:rPr>
            <w:rFonts w:hAnsi="Symbol"/>
          </w:rPr>
          <w:t></w:t>
        </w:r>
        <w:r>
          <w:t xml:space="preserve">  </w:t>
        </w:r>
        <w:r>
          <w:rPr>
            <w:rStyle w:val="Strong"/>
            <w:rFonts w:eastAsiaTheme="majorEastAsia"/>
          </w:rPr>
          <w:t xml:space="preserve">Project communication and </w:t>
        </w:r>
        <w:proofErr w:type="spellStart"/>
        <w:r>
          <w:rPr>
            <w:rStyle w:val="Strong"/>
            <w:rFonts w:eastAsiaTheme="majorEastAsia"/>
          </w:rPr>
          <w:t>dissemination</w:t>
        </w:r>
        <w:proofErr w:type="spellEnd"/>
        <w:r>
          <w:rPr>
            <w:rStyle w:val="Strong"/>
            <w:rFonts w:eastAsiaTheme="majorEastAsia"/>
          </w:rPr>
          <w:t xml:space="preserve"> </w:t>
        </w:r>
        <w:proofErr w:type="spellStart"/>
        <w:r>
          <w:rPr>
            <w:rStyle w:val="Strong"/>
            <w:rFonts w:eastAsiaTheme="majorEastAsia"/>
          </w:rPr>
          <w:t>materials</w:t>
        </w:r>
        <w:proofErr w:type="spellEnd"/>
        <w:r>
          <w:t xml:space="preserve"> relevant to the Living </w:t>
        </w:r>
        <w:proofErr w:type="spellStart"/>
        <w:r>
          <w:t>Labs</w:t>
        </w:r>
        <w:proofErr w:type="spellEnd"/>
        <w:r>
          <w:t xml:space="preserve"> (public news items, web/social content, and </w:t>
        </w:r>
        <w:proofErr w:type="spellStart"/>
        <w:r>
          <w:t>outreach</w:t>
        </w:r>
        <w:proofErr w:type="spellEnd"/>
        <w:r>
          <w:t xml:space="preserve"> </w:t>
        </w:r>
        <w:proofErr w:type="spellStart"/>
        <w:r>
          <w:t>metrics</w:t>
        </w:r>
        <w:proofErr w:type="spellEnd"/>
        <w:r>
          <w:t xml:space="preserve"> </w:t>
        </w:r>
        <w:proofErr w:type="spellStart"/>
        <w:r>
          <w:t>where</w:t>
        </w:r>
        <w:proofErr w:type="spellEnd"/>
        <w:r>
          <w:t xml:space="preserve"> </w:t>
        </w:r>
        <w:proofErr w:type="spellStart"/>
        <w:r>
          <w:t>collected</w:t>
        </w:r>
        <w:proofErr w:type="spellEnd"/>
        <w:r>
          <w:t xml:space="preserve"> </w:t>
        </w:r>
        <w:proofErr w:type="spellStart"/>
        <w:r>
          <w:t>through</w:t>
        </w:r>
        <w:proofErr w:type="spellEnd"/>
        <w:r>
          <w:t xml:space="preserve"> </w:t>
        </w:r>
        <w:proofErr w:type="spellStart"/>
        <w:r>
          <w:t>project</w:t>
        </w:r>
        <w:proofErr w:type="spellEnd"/>
        <w:r>
          <w:t xml:space="preserve"> </w:t>
        </w:r>
        <w:proofErr w:type="spellStart"/>
        <w:r>
          <w:t>reporting</w:t>
        </w:r>
        <w:proofErr w:type="spellEnd"/>
        <w:r>
          <w:t>).</w:t>
        </w:r>
      </w:ins>
      <w:del w:id="615" w:author="Javier R Rigueiro" w:date="2026-02-26T18:15:00Z">
        <w:r w:rsidR="00A81EFA" w:rsidRPr="00A81EFA" w:rsidDel="002C4DD5">
          <w:rPr>
            <w:rFonts w:asciiTheme="minorBidi" w:hAnsiTheme="minorBidi"/>
          </w:rPr>
          <w:delText>National water code and irrigation regulations</w:delText>
        </w:r>
        <w:r w:rsidR="009A52D8" w:rsidDel="002C4DD5">
          <w:rPr>
            <w:rFonts w:asciiTheme="minorBidi" w:hAnsiTheme="minorBidi"/>
          </w:rPr>
          <w:delText xml:space="preserve"> (link : </w:delText>
        </w:r>
        <w:r w:rsidR="00000000" w:rsidDel="002C4DD5">
          <w:fldChar w:fldCharType="begin"/>
        </w:r>
        <w:r w:rsidR="00000000" w:rsidDel="002C4DD5">
          <w:delInstrText>HYPERLINK "https://www.anpe.nat.tn/Fr/telechargement_21_36_P20?utm_source=chatgpt.com"</w:delInstrText>
        </w:r>
        <w:r w:rsidR="00000000" w:rsidDel="002C4DD5">
          <w:fldChar w:fldCharType="separate"/>
        </w:r>
        <w:r w:rsidR="00E50BDD" w:rsidRPr="005602CA" w:rsidDel="002C4DD5">
          <w:rPr>
            <w:rStyle w:val="Hyperlink"/>
            <w:rFonts w:asciiTheme="minorBidi" w:hAnsiTheme="minorBidi"/>
          </w:rPr>
          <w:delText>https://www.anpe.nat.tn/Fr/telechargement_21_36_P20?utm_source=chatgpt.com</w:delText>
        </w:r>
        <w:r w:rsidR="00000000" w:rsidDel="002C4DD5">
          <w:rPr>
            <w:rStyle w:val="Hyperlink"/>
            <w:rFonts w:asciiTheme="minorBidi" w:hAnsiTheme="minorBidi"/>
          </w:rPr>
          <w:fldChar w:fldCharType="end"/>
        </w:r>
        <w:r w:rsidR="00E50BDD" w:rsidDel="002C4DD5">
          <w:rPr>
            <w:rFonts w:asciiTheme="minorBidi" w:hAnsiTheme="minorBidi"/>
          </w:rPr>
          <w:delText>)</w:delText>
        </w:r>
      </w:del>
    </w:p>
    <w:p w14:paraId="74C179D0" w14:textId="259954EC" w:rsidR="00E50BDD" w:rsidDel="002C4DD5" w:rsidRDefault="00A81EFA" w:rsidP="002C4DD5">
      <w:pPr>
        <w:pStyle w:val="NormalWeb"/>
        <w:rPr>
          <w:del w:id="616" w:author="Javier R Rigueiro" w:date="2026-02-26T18:15:00Z"/>
          <w:rFonts w:asciiTheme="minorBidi" w:hAnsiTheme="minorBidi"/>
        </w:rPr>
        <w:pPrChange w:id="617" w:author="Javier R Rigueiro" w:date="2026-02-26T18:15:00Z">
          <w:pPr>
            <w:pStyle w:val="ListParagraph"/>
            <w:numPr>
              <w:numId w:val="11"/>
            </w:numPr>
            <w:ind w:hanging="360"/>
          </w:pPr>
        </w:pPrChange>
      </w:pPr>
      <w:del w:id="618" w:author="Javier R Rigueiro" w:date="2026-02-26T18:15:00Z">
        <w:r w:rsidRPr="00E50BDD" w:rsidDel="002C4DD5">
          <w:rPr>
            <w:rFonts w:asciiTheme="minorBidi" w:hAnsiTheme="minorBidi"/>
          </w:rPr>
          <w:delText>DGRE reports and monitoring data</w:delText>
        </w:r>
        <w:r w:rsidR="00E50BDD" w:rsidDel="002C4DD5">
          <w:rPr>
            <w:rFonts w:asciiTheme="minorBidi" w:hAnsiTheme="minorBidi"/>
          </w:rPr>
          <w:delText xml:space="preserve"> (</w:delText>
        </w:r>
        <w:r w:rsidR="00000000" w:rsidDel="002C4DD5">
          <w:fldChar w:fldCharType="begin"/>
        </w:r>
        <w:r w:rsidR="00000000" w:rsidDel="002C4DD5">
          <w:delInstrText>HYPERLINK "https://web.cedare.org/wp-content/uploads/2005/05/Tunisia-State-of-the-Water-Monitoring-and-Evaluation-Operational-Framework-and-Guidelines.pdf?utm_source=chatgpt.com"</w:delInstrText>
        </w:r>
        <w:r w:rsidR="00000000" w:rsidDel="002C4DD5">
          <w:fldChar w:fldCharType="separate"/>
        </w:r>
        <w:r w:rsidR="00E50BDD" w:rsidRPr="005602CA" w:rsidDel="002C4DD5">
          <w:rPr>
            <w:rStyle w:val="Hyperlink"/>
            <w:rFonts w:asciiTheme="minorBidi" w:hAnsiTheme="minorBidi"/>
          </w:rPr>
          <w:delText>https://web.cedare.org/wp-content/uploads/2005/05/Tunisia-State-of-the-Water-Monitoring-and-Evaluation-Operational-Framework-and-Guidelines.pdf?utm_source=chatgpt.com</w:delText>
        </w:r>
        <w:r w:rsidR="00000000" w:rsidDel="002C4DD5">
          <w:rPr>
            <w:rStyle w:val="Hyperlink"/>
            <w:rFonts w:asciiTheme="minorBidi" w:hAnsiTheme="minorBidi"/>
          </w:rPr>
          <w:fldChar w:fldCharType="end"/>
        </w:r>
        <w:r w:rsidR="00E50BDD" w:rsidDel="002C4DD5">
          <w:rPr>
            <w:rFonts w:asciiTheme="minorBidi" w:hAnsiTheme="minorBidi"/>
          </w:rPr>
          <w:delText>; internal reports)</w:delText>
        </w:r>
      </w:del>
    </w:p>
    <w:p w14:paraId="4FBD18DE" w14:textId="185B3C12" w:rsidR="00A81EFA" w:rsidRPr="00E50BDD" w:rsidDel="002C4DD5" w:rsidRDefault="00A81EFA" w:rsidP="002C4DD5">
      <w:pPr>
        <w:pStyle w:val="NormalWeb"/>
        <w:rPr>
          <w:del w:id="619" w:author="Javier R Rigueiro" w:date="2026-02-26T18:15:00Z"/>
          <w:rFonts w:asciiTheme="minorBidi" w:hAnsiTheme="minorBidi"/>
        </w:rPr>
        <w:pPrChange w:id="620" w:author="Javier R Rigueiro" w:date="2026-02-26T18:15:00Z">
          <w:pPr>
            <w:pStyle w:val="ListParagraph"/>
            <w:numPr>
              <w:numId w:val="11"/>
            </w:numPr>
            <w:ind w:hanging="360"/>
          </w:pPr>
        </w:pPrChange>
      </w:pPr>
      <w:del w:id="621" w:author="Javier R Rigueiro" w:date="2026-02-26T18:15:00Z">
        <w:r w:rsidRPr="00E50BDD" w:rsidDel="002C4DD5">
          <w:rPr>
            <w:rFonts w:asciiTheme="minorBidi" w:hAnsiTheme="minorBidi"/>
          </w:rPr>
          <w:delText>CRDA regional water management plans</w:delText>
        </w:r>
        <w:r w:rsidR="00E50BDD" w:rsidDel="002C4DD5">
          <w:rPr>
            <w:rFonts w:asciiTheme="minorBidi" w:hAnsiTheme="minorBidi"/>
          </w:rPr>
          <w:delText xml:space="preserve"> (Internal reports)</w:delText>
        </w:r>
      </w:del>
    </w:p>
    <w:p w14:paraId="246FE3E7" w14:textId="0792C262" w:rsidR="00A81EFA" w:rsidRPr="00A81EFA" w:rsidRDefault="00A81EFA" w:rsidP="002C4DD5">
      <w:pPr>
        <w:pStyle w:val="NormalWeb"/>
        <w:rPr>
          <w:rFonts w:asciiTheme="minorBidi" w:hAnsiTheme="minorBidi"/>
        </w:rPr>
        <w:pPrChange w:id="622" w:author="Javier R Rigueiro" w:date="2026-02-26T18:15:00Z">
          <w:pPr>
            <w:pStyle w:val="ListParagraph"/>
            <w:numPr>
              <w:numId w:val="11"/>
            </w:numPr>
            <w:ind w:hanging="360"/>
          </w:pPr>
        </w:pPrChange>
      </w:pPr>
      <w:del w:id="623" w:author="Javier R Rigueiro" w:date="2026-02-26T18:15:00Z">
        <w:r w:rsidRPr="00A81EFA" w:rsidDel="002C4DD5">
          <w:rPr>
            <w:rFonts w:asciiTheme="minorBidi" w:hAnsiTheme="minorBidi"/>
          </w:rPr>
          <w:delText>Media coverage reports (TV, radio, online)</w:delText>
        </w:r>
      </w:del>
    </w:p>
    <w:p w14:paraId="7DF5DD9E" w14:textId="12D808DE" w:rsidR="00EB3D35" w:rsidRPr="00A81EFA" w:rsidRDefault="00EB3D35" w:rsidP="00EB3D35">
      <w:pPr>
        <w:rPr>
          <w:rFonts w:asciiTheme="minorBidi" w:hAnsiTheme="minorBidi"/>
          <w:lang w:val="fr-FR"/>
        </w:rPr>
      </w:pPr>
    </w:p>
    <w:p w14:paraId="5C43E0F2" w14:textId="77777777" w:rsidR="00EB3D35" w:rsidRPr="00EB3D35" w:rsidRDefault="00EB3D35" w:rsidP="00EB3D35">
      <w:pPr>
        <w:rPr>
          <w:rFonts w:asciiTheme="minorBidi" w:hAnsiTheme="minorBidi"/>
          <w:b/>
          <w:bCs/>
        </w:rPr>
      </w:pPr>
      <w:r w:rsidRPr="00EB3D35">
        <w:rPr>
          <w:rFonts w:asciiTheme="minorBidi" w:hAnsiTheme="minorBidi"/>
          <w:b/>
          <w:bCs/>
        </w:rPr>
        <w:t>7. Contact for Follow-Up</w:t>
      </w:r>
    </w:p>
    <w:tbl>
      <w:tblPr>
        <w:tblStyle w:val="PlainTable5"/>
        <w:tblW w:w="8972" w:type="dxa"/>
        <w:tblLook w:val="04A0" w:firstRow="1" w:lastRow="0" w:firstColumn="1" w:lastColumn="0" w:noHBand="0" w:noVBand="1"/>
      </w:tblPr>
      <w:tblGrid>
        <w:gridCol w:w="1476"/>
        <w:gridCol w:w="1594"/>
        <w:gridCol w:w="5956"/>
      </w:tblGrid>
      <w:tr w:rsidR="00D3469D" w:rsidRPr="00A81EFA" w14:paraId="7FB98226" w14:textId="77777777" w:rsidTr="00A81EFA">
        <w:trPr>
          <w:cnfStyle w:val="100000000000" w:firstRow="1" w:lastRow="0" w:firstColumn="0" w:lastColumn="0" w:oddVBand="0" w:evenVBand="0" w:oddHBand="0" w:evenHBand="0" w:firstRowFirstColumn="0" w:firstRowLastColumn="0" w:lastRowFirstColumn="0" w:lastRowLastColumn="0"/>
          <w:trHeight w:val="517"/>
        </w:trPr>
        <w:tc>
          <w:tcPr>
            <w:cnfStyle w:val="001000000100" w:firstRow="0" w:lastRow="0" w:firstColumn="1" w:lastColumn="0" w:oddVBand="0" w:evenVBand="0" w:oddHBand="0" w:evenHBand="0" w:firstRowFirstColumn="1" w:firstRowLastColumn="0" w:lastRowFirstColumn="0" w:lastRowLastColumn="0"/>
            <w:tcW w:w="0" w:type="auto"/>
            <w:hideMark/>
          </w:tcPr>
          <w:p w14:paraId="166FDFED" w14:textId="77777777" w:rsidR="00A81EFA" w:rsidRPr="00A81EFA" w:rsidRDefault="00A81EFA" w:rsidP="00A81EFA">
            <w:pPr>
              <w:jc w:val="center"/>
              <w:rPr>
                <w:rFonts w:ascii="Times New Roman" w:eastAsia="Times New Roman" w:hAnsi="Times New Roman" w:cs="Times New Roman"/>
                <w:b/>
                <w:bCs/>
                <w:kern w:val="0"/>
                <w:lang w:val="fr-FR" w:eastAsia="fr-FR"/>
                <w14:ligatures w14:val="none"/>
              </w:rPr>
            </w:pPr>
            <w:r w:rsidRPr="00A81EFA">
              <w:rPr>
                <w:rFonts w:ascii="Times New Roman" w:eastAsia="Times New Roman" w:hAnsi="Times New Roman" w:cs="Times New Roman"/>
                <w:b/>
                <w:bCs/>
                <w:kern w:val="0"/>
                <w:lang w:val="fr-FR" w:eastAsia="fr-FR"/>
                <w14:ligatures w14:val="none"/>
              </w:rPr>
              <w:t>Name</w:t>
            </w:r>
          </w:p>
        </w:tc>
        <w:tc>
          <w:tcPr>
            <w:tcW w:w="0" w:type="auto"/>
            <w:hideMark/>
          </w:tcPr>
          <w:p w14:paraId="5CEE3E18" w14:textId="77777777" w:rsidR="00A81EFA" w:rsidRPr="00A81EFA" w:rsidRDefault="00A81EFA" w:rsidP="00A81EF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val="fr-FR" w:eastAsia="fr-FR"/>
                <w14:ligatures w14:val="none"/>
              </w:rPr>
            </w:pPr>
            <w:proofErr w:type="spellStart"/>
            <w:r w:rsidRPr="00A81EFA">
              <w:rPr>
                <w:rFonts w:ascii="Times New Roman" w:eastAsia="Times New Roman" w:hAnsi="Times New Roman" w:cs="Times New Roman"/>
                <w:b/>
                <w:bCs/>
                <w:kern w:val="0"/>
                <w:lang w:val="fr-FR" w:eastAsia="fr-FR"/>
                <w14:ligatures w14:val="none"/>
              </w:rPr>
              <w:t>Role</w:t>
            </w:r>
            <w:proofErr w:type="spellEnd"/>
          </w:p>
        </w:tc>
        <w:tc>
          <w:tcPr>
            <w:tcW w:w="0" w:type="auto"/>
            <w:hideMark/>
          </w:tcPr>
          <w:p w14:paraId="3AD104FF" w14:textId="77777777" w:rsidR="00A81EFA" w:rsidRPr="00A81EFA" w:rsidRDefault="00A81EFA" w:rsidP="00A81EF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val="fr-FR" w:eastAsia="fr-FR"/>
                <w14:ligatures w14:val="none"/>
              </w:rPr>
            </w:pPr>
            <w:r w:rsidRPr="00A81EFA">
              <w:rPr>
                <w:rFonts w:ascii="Times New Roman" w:eastAsia="Times New Roman" w:hAnsi="Times New Roman" w:cs="Times New Roman"/>
                <w:b/>
                <w:bCs/>
                <w:kern w:val="0"/>
                <w:lang w:val="fr-FR" w:eastAsia="fr-FR"/>
                <w14:ligatures w14:val="none"/>
              </w:rPr>
              <w:t>Contact Channel</w:t>
            </w:r>
          </w:p>
        </w:tc>
      </w:tr>
      <w:tr w:rsidR="00D3469D" w:rsidRPr="00D3469D" w14:paraId="6822E1E6" w14:textId="77777777" w:rsidTr="00A81EFA">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0AC2F201" w14:textId="38621537" w:rsidR="00A81EFA" w:rsidRPr="00A81EFA" w:rsidRDefault="00A81EFA" w:rsidP="00A81EFA">
            <w:pPr>
              <w:rPr>
                <w:rFonts w:ascii="Times New Roman" w:eastAsia="Times New Roman" w:hAnsi="Times New Roman" w:cs="Times New Roman"/>
                <w:kern w:val="0"/>
                <w:lang w:val="fr-FR" w:eastAsia="fr-FR"/>
                <w14:ligatures w14:val="none"/>
              </w:rPr>
            </w:pPr>
            <w:del w:id="624" w:author="Javier R Rigueiro" w:date="2026-02-26T17:06:00Z">
              <w:r w:rsidDel="00D3469D">
                <w:rPr>
                  <w:rFonts w:ascii="Times New Roman" w:eastAsia="Times New Roman" w:hAnsi="Times New Roman" w:cs="Times New Roman"/>
                  <w:kern w:val="0"/>
                  <w:lang w:val="fr-FR" w:eastAsia="fr-FR"/>
                  <w14:ligatures w14:val="none"/>
                </w:rPr>
                <w:delText>Salwa SAIDI</w:delText>
              </w:r>
            </w:del>
            <w:ins w:id="625" w:author="Javier R Rigueiro" w:date="2026-02-26T17:06:00Z">
              <w:r w:rsidR="00D3469D">
                <w:rPr>
                  <w:rFonts w:ascii="Times New Roman" w:eastAsia="Times New Roman" w:hAnsi="Times New Roman" w:cs="Times New Roman"/>
                  <w:kern w:val="0"/>
                  <w:lang w:val="fr-FR" w:eastAsia="fr-FR"/>
                  <w14:ligatures w14:val="none"/>
                </w:rPr>
                <w:t>María Rosa Mosquera Losada</w:t>
              </w:r>
            </w:ins>
          </w:p>
        </w:tc>
        <w:tc>
          <w:tcPr>
            <w:tcW w:w="0" w:type="auto"/>
            <w:hideMark/>
          </w:tcPr>
          <w:p w14:paraId="73CAD020" w14:textId="0588DBFB" w:rsidR="00A81EFA" w:rsidRPr="00A81EFA" w:rsidRDefault="00A81EFA" w:rsidP="00A81E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del w:id="626" w:author="Javier R Rigueiro" w:date="2026-02-26T17:06:00Z">
              <w:r w:rsidRPr="00A81EFA" w:rsidDel="00D3469D">
                <w:rPr>
                  <w:rFonts w:ascii="Times New Roman" w:eastAsia="Times New Roman" w:hAnsi="Times New Roman" w:cs="Times New Roman"/>
                  <w:kern w:val="0"/>
                  <w:lang w:val="fr-FR" w:eastAsia="fr-FR"/>
                  <w14:ligatures w14:val="none"/>
                </w:rPr>
                <w:delText>Project Coordinator</w:delText>
              </w:r>
            </w:del>
            <w:ins w:id="627" w:author="Javier R Rigueiro" w:date="2026-02-26T17:06:00Z">
              <w:r w:rsidR="00D3469D">
                <w:rPr>
                  <w:rFonts w:ascii="Times New Roman" w:eastAsia="Times New Roman" w:hAnsi="Times New Roman" w:cs="Times New Roman"/>
                  <w:kern w:val="0"/>
                  <w:lang w:val="fr-FR" w:eastAsia="fr-FR"/>
                  <w14:ligatures w14:val="none"/>
                </w:rPr>
                <w:t>USC Leader</w:t>
              </w:r>
            </w:ins>
          </w:p>
        </w:tc>
        <w:tc>
          <w:tcPr>
            <w:tcW w:w="0" w:type="auto"/>
            <w:hideMark/>
          </w:tcPr>
          <w:p w14:paraId="469F4B91" w14:textId="62563A0F" w:rsidR="00A81EFA" w:rsidRPr="00A81EFA" w:rsidRDefault="00A81EFA" w:rsidP="00A81E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del w:id="628" w:author="Javier R Rigueiro" w:date="2026-02-26T17:06:00Z">
              <w:r w:rsidDel="00D3469D">
                <w:rPr>
                  <w:rFonts w:ascii="Times New Roman" w:eastAsia="Times New Roman" w:hAnsi="Times New Roman" w:cs="Times New Roman"/>
                  <w:kern w:val="0"/>
                  <w:lang w:val="fr-FR" w:eastAsia="fr-FR"/>
                  <w14:ligatures w14:val="none"/>
                </w:rPr>
                <w:delText>salwa.saidi@fst.utm.tn/+21624257293</w:delText>
              </w:r>
            </w:del>
            <w:ins w:id="629" w:author="Javier R Rigueiro" w:date="2026-02-26T17:06:00Z">
              <w:r w:rsidR="00D3469D">
                <w:rPr>
                  <w:rFonts w:ascii="Times New Roman" w:eastAsia="Times New Roman" w:hAnsi="Times New Roman" w:cs="Times New Roman"/>
                  <w:kern w:val="0"/>
                  <w:lang w:val="fr-FR" w:eastAsia="fr-FR"/>
                  <w14:ligatures w14:val="none"/>
                </w:rPr>
                <w:t>mrosa.mosq</w:t>
              </w:r>
            </w:ins>
            <w:ins w:id="630" w:author="Javier R Rigueiro" w:date="2026-02-26T17:07:00Z">
              <w:r w:rsidR="00D3469D">
                <w:rPr>
                  <w:rFonts w:ascii="Times New Roman" w:eastAsia="Times New Roman" w:hAnsi="Times New Roman" w:cs="Times New Roman"/>
                  <w:kern w:val="0"/>
                  <w:lang w:val="fr-FR" w:eastAsia="fr-FR"/>
                  <w14:ligatures w14:val="none"/>
                </w:rPr>
                <w:t>uera.losada@usc.es</w:t>
              </w:r>
            </w:ins>
          </w:p>
        </w:tc>
      </w:tr>
      <w:tr w:rsidR="00D3469D" w:rsidRPr="00A81EFA" w14:paraId="32FEA050" w14:textId="77777777" w:rsidTr="00A81EFA">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1D4127CC" w14:textId="7059ACB7" w:rsidR="00A81EFA" w:rsidRPr="00A81EFA" w:rsidRDefault="00485BB1" w:rsidP="00A81EFA">
            <w:pPr>
              <w:rPr>
                <w:rFonts w:ascii="Times New Roman" w:eastAsia="Times New Roman" w:hAnsi="Times New Roman" w:cs="Times New Roman"/>
                <w:kern w:val="0"/>
                <w:lang w:val="fr-FR" w:eastAsia="fr-FR"/>
                <w14:ligatures w14:val="none"/>
              </w:rPr>
            </w:pPr>
            <w:del w:id="631" w:author="Javier R Rigueiro" w:date="2026-02-26T17:06:00Z">
              <w:r w:rsidDel="00D3469D">
                <w:rPr>
                  <w:rFonts w:ascii="Times New Roman" w:eastAsia="Times New Roman" w:hAnsi="Times New Roman" w:cs="Times New Roman"/>
                  <w:kern w:val="0"/>
                  <w:lang w:val="fr-FR" w:eastAsia="fr-FR"/>
                  <w14:ligatures w14:val="none"/>
                </w:rPr>
                <w:delText>Aissa HLAIMI</w:delText>
              </w:r>
            </w:del>
            <w:ins w:id="632" w:author="Javier R Rigueiro" w:date="2026-02-26T17:06:00Z">
              <w:r w:rsidR="00D3469D">
                <w:rPr>
                  <w:rFonts w:ascii="Times New Roman" w:eastAsia="Times New Roman" w:hAnsi="Times New Roman" w:cs="Times New Roman"/>
                  <w:kern w:val="0"/>
                  <w:lang w:val="fr-FR" w:eastAsia="fr-FR"/>
                  <w14:ligatures w14:val="none"/>
                </w:rPr>
                <w:t xml:space="preserve">Nuria </w:t>
              </w:r>
              <w:proofErr w:type="spellStart"/>
              <w:r w:rsidR="00D3469D">
                <w:rPr>
                  <w:rFonts w:ascii="Times New Roman" w:eastAsia="Times New Roman" w:hAnsi="Times New Roman" w:cs="Times New Roman"/>
                  <w:kern w:val="0"/>
                  <w:lang w:val="fr-FR" w:eastAsia="fr-FR"/>
                  <w14:ligatures w14:val="none"/>
                </w:rPr>
                <w:t>Ferreiro</w:t>
              </w:r>
              <w:proofErr w:type="spellEnd"/>
              <w:r w:rsidR="00D3469D">
                <w:rPr>
                  <w:rFonts w:ascii="Times New Roman" w:eastAsia="Times New Roman" w:hAnsi="Times New Roman" w:cs="Times New Roman"/>
                  <w:kern w:val="0"/>
                  <w:lang w:val="fr-FR" w:eastAsia="fr-FR"/>
                  <w14:ligatures w14:val="none"/>
                </w:rPr>
                <w:t xml:space="preserve"> </w:t>
              </w:r>
              <w:proofErr w:type="spellStart"/>
              <w:r w:rsidR="00D3469D">
                <w:rPr>
                  <w:rFonts w:ascii="Times New Roman" w:eastAsia="Times New Roman" w:hAnsi="Times New Roman" w:cs="Times New Roman"/>
                  <w:kern w:val="0"/>
                  <w:lang w:val="fr-FR" w:eastAsia="fr-FR"/>
                  <w14:ligatures w14:val="none"/>
                </w:rPr>
                <w:t>Domínguez</w:t>
              </w:r>
            </w:ins>
            <w:proofErr w:type="spellEnd"/>
          </w:p>
        </w:tc>
        <w:tc>
          <w:tcPr>
            <w:tcW w:w="0" w:type="auto"/>
            <w:hideMark/>
          </w:tcPr>
          <w:p w14:paraId="67A07E85" w14:textId="1E921A92" w:rsidR="00A81EFA" w:rsidRPr="00A81EFA" w:rsidRDefault="00485BB1" w:rsidP="00A8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FR" w:eastAsia="fr-FR"/>
                <w14:ligatures w14:val="none"/>
              </w:rPr>
            </w:pPr>
            <w:del w:id="633" w:author="Javier R Rigueiro" w:date="2026-02-26T17:06:00Z">
              <w:r w:rsidDel="00D3469D">
                <w:rPr>
                  <w:rFonts w:ascii="Times New Roman" w:eastAsia="Times New Roman" w:hAnsi="Times New Roman" w:cs="Times New Roman"/>
                  <w:kern w:val="0"/>
                  <w:lang w:val="fr-FR" w:eastAsia="fr-FR"/>
                  <w14:ligatures w14:val="none"/>
                </w:rPr>
                <w:delText>Director DGRE</w:delText>
              </w:r>
            </w:del>
            <w:ins w:id="634" w:author="Javier R Rigueiro" w:date="2026-02-26T17:06:00Z">
              <w:r w:rsidR="00D3469D">
                <w:rPr>
                  <w:rFonts w:ascii="Times New Roman" w:eastAsia="Times New Roman" w:hAnsi="Times New Roman" w:cs="Times New Roman"/>
                  <w:kern w:val="0"/>
                  <w:lang w:val="fr-FR" w:eastAsia="fr-FR"/>
                  <w14:ligatures w14:val="none"/>
                </w:rPr>
                <w:t>USC contact</w:t>
              </w:r>
            </w:ins>
          </w:p>
        </w:tc>
        <w:tc>
          <w:tcPr>
            <w:tcW w:w="0" w:type="auto"/>
            <w:hideMark/>
          </w:tcPr>
          <w:p w14:paraId="1322A41D" w14:textId="0E7B224F" w:rsidR="00A81EFA" w:rsidRPr="00A81EFA" w:rsidRDefault="00485BB1" w:rsidP="00A8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FR" w:eastAsia="fr-FR"/>
                <w14:ligatures w14:val="none"/>
              </w:rPr>
            </w:pPr>
            <w:del w:id="635" w:author="Javier R Rigueiro" w:date="2026-02-26T17:07:00Z">
              <w:r w:rsidRPr="00485BB1" w:rsidDel="00D3469D">
                <w:rPr>
                  <w:rFonts w:ascii="Times New Roman" w:eastAsia="Times New Roman" w:hAnsi="Times New Roman" w:cs="Times New Roman"/>
                  <w:kern w:val="0"/>
                  <w:lang w:val="fr-FR" w:eastAsia="fr-FR"/>
                  <w14:ligatures w14:val="none"/>
                </w:rPr>
                <w:delText>hlaimi.aissa@outlook.com</w:delText>
              </w:r>
            </w:del>
            <w:ins w:id="636" w:author="Javier R Rigueiro" w:date="2026-02-26T17:07:00Z">
              <w:r w:rsidR="00D3469D">
                <w:rPr>
                  <w:rFonts w:ascii="Times New Roman" w:eastAsia="Times New Roman" w:hAnsi="Times New Roman" w:cs="Times New Roman"/>
                  <w:kern w:val="0"/>
                  <w:lang w:val="fr-FR" w:eastAsia="fr-FR"/>
                  <w14:ligatures w14:val="none"/>
                </w:rPr>
                <w:t>nuria.ferreiro@usc.es</w:t>
              </w:r>
            </w:ins>
          </w:p>
        </w:tc>
      </w:tr>
      <w:tr w:rsidR="00D3469D" w:rsidRPr="00D3469D" w14:paraId="18FC637F" w14:textId="77777777" w:rsidTr="00A81EFA">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6D58E43E" w14:textId="46E448E7" w:rsidR="00A81EFA" w:rsidRPr="00A81EFA" w:rsidRDefault="00485BB1" w:rsidP="00A81EFA">
            <w:pPr>
              <w:rPr>
                <w:rFonts w:ascii="Times New Roman" w:eastAsia="Times New Roman" w:hAnsi="Times New Roman" w:cs="Times New Roman"/>
                <w:kern w:val="0"/>
                <w:lang w:val="fr-FR" w:eastAsia="fr-FR"/>
                <w14:ligatures w14:val="none"/>
              </w:rPr>
            </w:pPr>
            <w:del w:id="637" w:author="Javier R Rigueiro" w:date="2026-02-26T17:06:00Z">
              <w:r w:rsidDel="00D3469D">
                <w:rPr>
                  <w:rFonts w:ascii="Times New Roman" w:eastAsia="Times New Roman" w:hAnsi="Times New Roman" w:cs="Times New Roman"/>
                  <w:kern w:val="0"/>
                  <w:lang w:val="fr-FR" w:eastAsia="fr-FR"/>
                  <w14:ligatures w14:val="none"/>
                </w:rPr>
                <w:delText>Jamel JAOUADI</w:delText>
              </w:r>
            </w:del>
            <w:ins w:id="638" w:author="Javier R Rigueiro" w:date="2026-02-26T17:06:00Z">
              <w:r w:rsidR="00D3469D">
                <w:rPr>
                  <w:rFonts w:ascii="Times New Roman" w:eastAsia="Times New Roman" w:hAnsi="Times New Roman" w:cs="Times New Roman"/>
                  <w:kern w:val="0"/>
                  <w:lang w:val="fr-FR" w:eastAsia="fr-FR"/>
                  <w14:ligatures w14:val="none"/>
                </w:rPr>
                <w:t>F. Javier Rodríguez Rigueiro</w:t>
              </w:r>
            </w:ins>
          </w:p>
        </w:tc>
        <w:tc>
          <w:tcPr>
            <w:tcW w:w="0" w:type="auto"/>
            <w:hideMark/>
          </w:tcPr>
          <w:p w14:paraId="06390DCC" w14:textId="4A829AC1" w:rsidR="00A81EFA" w:rsidRPr="00A81EFA" w:rsidRDefault="00A81EFA" w:rsidP="00A81E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del w:id="639" w:author="Javier R Rigueiro" w:date="2026-02-26T17:06:00Z">
              <w:r w:rsidRPr="00A81EFA" w:rsidDel="00D3469D">
                <w:rPr>
                  <w:rFonts w:ascii="Times New Roman" w:eastAsia="Times New Roman" w:hAnsi="Times New Roman" w:cs="Times New Roman"/>
                  <w:kern w:val="0"/>
                  <w:lang w:val="fr-FR" w:eastAsia="fr-FR"/>
                  <w14:ligatures w14:val="none"/>
                </w:rPr>
                <w:delText>CRDA Mannouba</w:delText>
              </w:r>
            </w:del>
            <w:ins w:id="640" w:author="Javier R Rigueiro" w:date="2026-02-26T17:06:00Z">
              <w:r w:rsidR="00D3469D">
                <w:rPr>
                  <w:rFonts w:ascii="Times New Roman" w:eastAsia="Times New Roman" w:hAnsi="Times New Roman" w:cs="Times New Roman"/>
                  <w:kern w:val="0"/>
                  <w:lang w:val="fr-FR" w:eastAsia="fr-FR"/>
                  <w14:ligatures w14:val="none"/>
                </w:rPr>
                <w:t>USC Contact</w:t>
              </w:r>
            </w:ins>
          </w:p>
        </w:tc>
        <w:tc>
          <w:tcPr>
            <w:tcW w:w="0" w:type="auto"/>
            <w:hideMark/>
          </w:tcPr>
          <w:p w14:paraId="55D2F48B" w14:textId="3EF2B955" w:rsidR="00A81EFA" w:rsidRPr="00A81EFA" w:rsidRDefault="00485BB1" w:rsidP="00A81E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del w:id="641" w:author="Javier R Rigueiro" w:date="2026-02-26T17:07:00Z">
              <w:r w:rsidRPr="00485BB1" w:rsidDel="00D3469D">
                <w:rPr>
                  <w:rFonts w:ascii="Times New Roman" w:eastAsia="Times New Roman" w:hAnsi="Times New Roman" w:cs="Times New Roman"/>
                  <w:kern w:val="0"/>
                  <w:lang w:val="fr-FR" w:eastAsia="fr-FR"/>
                  <w14:ligatures w14:val="none"/>
                </w:rPr>
                <w:delText>jamelbadis1@gmail.com</w:delText>
              </w:r>
            </w:del>
            <w:ins w:id="642" w:author="Javier R Rigueiro" w:date="2026-02-26T17:07:00Z">
              <w:r w:rsidR="00D3469D">
                <w:rPr>
                  <w:rFonts w:ascii="Times New Roman" w:eastAsia="Times New Roman" w:hAnsi="Times New Roman" w:cs="Times New Roman"/>
                  <w:kern w:val="0"/>
                  <w:lang w:val="fr-FR" w:eastAsia="fr-FR"/>
                  <w14:ligatures w14:val="none"/>
                </w:rPr>
                <w:t>fj.rodriguez.rigueiro@usc.es</w:t>
              </w:r>
            </w:ins>
          </w:p>
        </w:tc>
      </w:tr>
    </w:tbl>
    <w:p w14:paraId="75AF1320" w14:textId="04D8E61F" w:rsidR="00EB3D35" w:rsidRPr="00D3469D" w:rsidRDefault="00EB3D35" w:rsidP="00EB3D35">
      <w:pPr>
        <w:rPr>
          <w:rFonts w:asciiTheme="minorBidi" w:hAnsiTheme="minorBidi"/>
          <w:lang w:val="fr-FR"/>
          <w:rPrChange w:id="643" w:author="Javier R Rigueiro" w:date="2026-02-26T17:07:00Z">
            <w:rPr>
              <w:rFonts w:asciiTheme="minorBidi" w:hAnsiTheme="minorBidi"/>
            </w:rPr>
          </w:rPrChange>
        </w:rPr>
      </w:pPr>
    </w:p>
    <w:p w14:paraId="4150A6C5" w14:textId="77777777" w:rsidR="00EB3D35" w:rsidRPr="00D3469D" w:rsidRDefault="00EB3D35">
      <w:pPr>
        <w:rPr>
          <w:rFonts w:asciiTheme="minorBidi" w:hAnsiTheme="minorBidi"/>
          <w:lang w:val="fr-FR"/>
          <w:rPrChange w:id="644" w:author="Javier R Rigueiro" w:date="2026-02-26T17:07:00Z">
            <w:rPr>
              <w:rFonts w:asciiTheme="minorBidi" w:hAnsiTheme="minorBidi"/>
            </w:rPr>
          </w:rPrChange>
        </w:rPr>
      </w:pPr>
    </w:p>
    <w:sectPr w:rsidR="00EB3D35" w:rsidRPr="00D346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73784"/>
    <w:multiLevelType w:val="multilevel"/>
    <w:tmpl w:val="17CA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651F6"/>
    <w:multiLevelType w:val="multilevel"/>
    <w:tmpl w:val="18A2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23350"/>
    <w:multiLevelType w:val="multilevel"/>
    <w:tmpl w:val="5ECE808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A8780D"/>
    <w:multiLevelType w:val="multilevel"/>
    <w:tmpl w:val="D53C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9D5DA1"/>
    <w:multiLevelType w:val="multilevel"/>
    <w:tmpl w:val="6852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16D3D"/>
    <w:multiLevelType w:val="multilevel"/>
    <w:tmpl w:val="0A10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D49D9"/>
    <w:multiLevelType w:val="hybridMultilevel"/>
    <w:tmpl w:val="7CB24C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EF42C4B"/>
    <w:multiLevelType w:val="hybridMultilevel"/>
    <w:tmpl w:val="C18A86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F194127"/>
    <w:multiLevelType w:val="hybridMultilevel"/>
    <w:tmpl w:val="CFA8F2AE"/>
    <w:lvl w:ilvl="0" w:tplc="040C0001">
      <w:start w:val="1"/>
      <w:numFmt w:val="bullet"/>
      <w:lvlText w:val=""/>
      <w:lvlJc w:val="left"/>
      <w:pPr>
        <w:ind w:left="792" w:hanging="360"/>
      </w:pPr>
      <w:rPr>
        <w:rFonts w:ascii="Symbol" w:hAnsi="Symbol"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9" w15:restartNumberingAfterBreak="0">
    <w:nsid w:val="27C60D1D"/>
    <w:multiLevelType w:val="multilevel"/>
    <w:tmpl w:val="65607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0F2F66"/>
    <w:multiLevelType w:val="multilevel"/>
    <w:tmpl w:val="2CC8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7761A"/>
    <w:multiLevelType w:val="multilevel"/>
    <w:tmpl w:val="0CE4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955C2"/>
    <w:multiLevelType w:val="multilevel"/>
    <w:tmpl w:val="529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80819"/>
    <w:multiLevelType w:val="multilevel"/>
    <w:tmpl w:val="9750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053F1"/>
    <w:multiLevelType w:val="multilevel"/>
    <w:tmpl w:val="284C7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73CEB"/>
    <w:multiLevelType w:val="multilevel"/>
    <w:tmpl w:val="7C3EC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553809"/>
    <w:multiLevelType w:val="multilevel"/>
    <w:tmpl w:val="DF2A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27162"/>
    <w:multiLevelType w:val="multilevel"/>
    <w:tmpl w:val="2C46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54F92"/>
    <w:multiLevelType w:val="multilevel"/>
    <w:tmpl w:val="D0E69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C3772"/>
    <w:multiLevelType w:val="multilevel"/>
    <w:tmpl w:val="A54A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267D95"/>
    <w:multiLevelType w:val="multilevel"/>
    <w:tmpl w:val="12C6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6B5F24"/>
    <w:multiLevelType w:val="multilevel"/>
    <w:tmpl w:val="6B96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FB59D2"/>
    <w:multiLevelType w:val="hybridMultilevel"/>
    <w:tmpl w:val="07E65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E76AAD"/>
    <w:multiLevelType w:val="multilevel"/>
    <w:tmpl w:val="5724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877508"/>
    <w:multiLevelType w:val="multilevel"/>
    <w:tmpl w:val="FBC4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27BF7"/>
    <w:multiLevelType w:val="hybridMultilevel"/>
    <w:tmpl w:val="81A417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3002618"/>
    <w:multiLevelType w:val="hybridMultilevel"/>
    <w:tmpl w:val="E34443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50102BB"/>
    <w:multiLevelType w:val="multilevel"/>
    <w:tmpl w:val="D516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D6012C"/>
    <w:multiLevelType w:val="multilevel"/>
    <w:tmpl w:val="25FA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F90A15"/>
    <w:multiLevelType w:val="multilevel"/>
    <w:tmpl w:val="FD8E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386954">
    <w:abstractNumId w:val="11"/>
  </w:num>
  <w:num w:numId="2" w16cid:durableId="164634964">
    <w:abstractNumId w:val="10"/>
  </w:num>
  <w:num w:numId="3" w16cid:durableId="651064624">
    <w:abstractNumId w:val="13"/>
  </w:num>
  <w:num w:numId="4" w16cid:durableId="182019567">
    <w:abstractNumId w:val="19"/>
  </w:num>
  <w:num w:numId="5" w16cid:durableId="1230072332">
    <w:abstractNumId w:val="5"/>
  </w:num>
  <w:num w:numId="6" w16cid:durableId="20791017">
    <w:abstractNumId w:val="28"/>
  </w:num>
  <w:num w:numId="7" w16cid:durableId="1391926474">
    <w:abstractNumId w:val="14"/>
  </w:num>
  <w:num w:numId="8" w16cid:durableId="1936402410">
    <w:abstractNumId w:val="18"/>
  </w:num>
  <w:num w:numId="9" w16cid:durableId="190459516">
    <w:abstractNumId w:val="7"/>
  </w:num>
  <w:num w:numId="10" w16cid:durableId="1822961154">
    <w:abstractNumId w:val="8"/>
  </w:num>
  <w:num w:numId="11" w16cid:durableId="796067359">
    <w:abstractNumId w:val="26"/>
  </w:num>
  <w:num w:numId="12" w16cid:durableId="169220524">
    <w:abstractNumId w:val="27"/>
  </w:num>
  <w:num w:numId="13" w16cid:durableId="1497922271">
    <w:abstractNumId w:val="21"/>
  </w:num>
  <w:num w:numId="14" w16cid:durableId="348221245">
    <w:abstractNumId w:val="29"/>
  </w:num>
  <w:num w:numId="15" w16cid:durableId="440344877">
    <w:abstractNumId w:val="0"/>
  </w:num>
  <w:num w:numId="16" w16cid:durableId="2085446261">
    <w:abstractNumId w:val="16"/>
  </w:num>
  <w:num w:numId="17" w16cid:durableId="1673949106">
    <w:abstractNumId w:val="20"/>
  </w:num>
  <w:num w:numId="18" w16cid:durableId="1777410783">
    <w:abstractNumId w:val="9"/>
  </w:num>
  <w:num w:numId="19" w16cid:durableId="1438023534">
    <w:abstractNumId w:val="4"/>
  </w:num>
  <w:num w:numId="20" w16cid:durableId="836261381">
    <w:abstractNumId w:val="17"/>
  </w:num>
  <w:num w:numId="21" w16cid:durableId="414716809">
    <w:abstractNumId w:val="2"/>
  </w:num>
  <w:num w:numId="22" w16cid:durableId="1471285107">
    <w:abstractNumId w:val="15"/>
  </w:num>
  <w:num w:numId="23" w16cid:durableId="1727870841">
    <w:abstractNumId w:val="22"/>
  </w:num>
  <w:num w:numId="24" w16cid:durableId="1802110823">
    <w:abstractNumId w:val="6"/>
  </w:num>
  <w:num w:numId="25" w16cid:durableId="2065906479">
    <w:abstractNumId w:val="25"/>
  </w:num>
  <w:num w:numId="26" w16cid:durableId="1746801070">
    <w:abstractNumId w:val="1"/>
  </w:num>
  <w:num w:numId="27" w16cid:durableId="523054657">
    <w:abstractNumId w:val="24"/>
  </w:num>
  <w:num w:numId="28" w16cid:durableId="1867060130">
    <w:abstractNumId w:val="3"/>
  </w:num>
  <w:num w:numId="29" w16cid:durableId="558788856">
    <w:abstractNumId w:val="12"/>
  </w:num>
  <w:num w:numId="30" w16cid:durableId="1727797141">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vier R Rigueiro">
    <w15:presenceInfo w15:providerId="Windows Live" w15:userId="1d49f2cd7d3832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D35"/>
    <w:rsid w:val="00226250"/>
    <w:rsid w:val="00264756"/>
    <w:rsid w:val="002C4DD5"/>
    <w:rsid w:val="003A3718"/>
    <w:rsid w:val="0041372F"/>
    <w:rsid w:val="00431339"/>
    <w:rsid w:val="00485BB1"/>
    <w:rsid w:val="004B46EE"/>
    <w:rsid w:val="005C4536"/>
    <w:rsid w:val="005F71BA"/>
    <w:rsid w:val="0061348A"/>
    <w:rsid w:val="008B0B60"/>
    <w:rsid w:val="008E2042"/>
    <w:rsid w:val="009A3D28"/>
    <w:rsid w:val="009A52D8"/>
    <w:rsid w:val="009B48E5"/>
    <w:rsid w:val="00A81EFA"/>
    <w:rsid w:val="00AA0B83"/>
    <w:rsid w:val="00AF5DCE"/>
    <w:rsid w:val="00C13724"/>
    <w:rsid w:val="00C3159E"/>
    <w:rsid w:val="00C848A2"/>
    <w:rsid w:val="00CE6C85"/>
    <w:rsid w:val="00D12249"/>
    <w:rsid w:val="00D3469D"/>
    <w:rsid w:val="00DE1E85"/>
    <w:rsid w:val="00E50BDD"/>
    <w:rsid w:val="00E77119"/>
    <w:rsid w:val="00EB3D35"/>
    <w:rsid w:val="00ED2FDA"/>
    <w:rsid w:val="00EE3465"/>
    <w:rsid w:val="00FD2519"/>
    <w:rsid w:val="00FD3BE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70821"/>
  <w15:chartTrackingRefBased/>
  <w15:docId w15:val="{68C951EE-7F47-47B8-9C57-D7457904C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D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D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D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D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D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D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D35"/>
    <w:rPr>
      <w:rFonts w:eastAsiaTheme="majorEastAsia" w:cstheme="majorBidi"/>
      <w:color w:val="272727" w:themeColor="text1" w:themeTint="D8"/>
    </w:rPr>
  </w:style>
  <w:style w:type="paragraph" w:styleId="Title">
    <w:name w:val="Title"/>
    <w:basedOn w:val="Normal"/>
    <w:next w:val="Normal"/>
    <w:link w:val="TitleChar"/>
    <w:uiPriority w:val="10"/>
    <w:qFormat/>
    <w:rsid w:val="00EB3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D35"/>
    <w:pPr>
      <w:spacing w:before="160"/>
      <w:jc w:val="center"/>
    </w:pPr>
    <w:rPr>
      <w:i/>
      <w:iCs/>
      <w:color w:val="404040" w:themeColor="text1" w:themeTint="BF"/>
    </w:rPr>
  </w:style>
  <w:style w:type="character" w:customStyle="1" w:styleId="QuoteChar">
    <w:name w:val="Quote Char"/>
    <w:basedOn w:val="DefaultParagraphFont"/>
    <w:link w:val="Quote"/>
    <w:uiPriority w:val="29"/>
    <w:rsid w:val="00EB3D35"/>
    <w:rPr>
      <w:i/>
      <w:iCs/>
      <w:color w:val="404040" w:themeColor="text1" w:themeTint="BF"/>
    </w:rPr>
  </w:style>
  <w:style w:type="paragraph" w:styleId="ListParagraph">
    <w:name w:val="List Paragraph"/>
    <w:basedOn w:val="Normal"/>
    <w:uiPriority w:val="34"/>
    <w:qFormat/>
    <w:rsid w:val="00EB3D35"/>
    <w:pPr>
      <w:ind w:left="720"/>
      <w:contextualSpacing/>
    </w:pPr>
  </w:style>
  <w:style w:type="character" w:styleId="IntenseEmphasis">
    <w:name w:val="Intense Emphasis"/>
    <w:basedOn w:val="DefaultParagraphFont"/>
    <w:uiPriority w:val="21"/>
    <w:qFormat/>
    <w:rsid w:val="00EB3D35"/>
    <w:rPr>
      <w:i/>
      <w:iCs/>
      <w:color w:val="0F4761" w:themeColor="accent1" w:themeShade="BF"/>
    </w:rPr>
  </w:style>
  <w:style w:type="paragraph" w:styleId="IntenseQuote">
    <w:name w:val="Intense Quote"/>
    <w:basedOn w:val="Normal"/>
    <w:next w:val="Normal"/>
    <w:link w:val="IntenseQuoteChar"/>
    <w:uiPriority w:val="30"/>
    <w:qFormat/>
    <w:rsid w:val="00EB3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D35"/>
    <w:rPr>
      <w:i/>
      <w:iCs/>
      <w:color w:val="0F4761" w:themeColor="accent1" w:themeShade="BF"/>
    </w:rPr>
  </w:style>
  <w:style w:type="character" w:styleId="IntenseReference">
    <w:name w:val="Intense Reference"/>
    <w:basedOn w:val="DefaultParagraphFont"/>
    <w:uiPriority w:val="32"/>
    <w:qFormat/>
    <w:rsid w:val="00EB3D35"/>
    <w:rPr>
      <w:b/>
      <w:bCs/>
      <w:smallCaps/>
      <w:color w:val="0F4761" w:themeColor="accent1" w:themeShade="BF"/>
      <w:spacing w:val="5"/>
    </w:rPr>
  </w:style>
  <w:style w:type="table" w:styleId="TableGrid">
    <w:name w:val="Table Grid"/>
    <w:basedOn w:val="TableNormal"/>
    <w:uiPriority w:val="39"/>
    <w:rsid w:val="00EB3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E2042"/>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character" w:styleId="Strong">
    <w:name w:val="Strong"/>
    <w:basedOn w:val="DefaultParagraphFont"/>
    <w:uiPriority w:val="22"/>
    <w:qFormat/>
    <w:rsid w:val="008E2042"/>
    <w:rPr>
      <w:b/>
      <w:bCs/>
    </w:rPr>
  </w:style>
  <w:style w:type="table" w:styleId="PlainTable1">
    <w:name w:val="Plain Table 1"/>
    <w:basedOn w:val="TableNormal"/>
    <w:uiPriority w:val="41"/>
    <w:rsid w:val="008E204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81EF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9A3D28"/>
    <w:rPr>
      <w:sz w:val="16"/>
      <w:szCs w:val="16"/>
    </w:rPr>
  </w:style>
  <w:style w:type="paragraph" w:styleId="CommentText">
    <w:name w:val="annotation text"/>
    <w:basedOn w:val="Normal"/>
    <w:link w:val="CommentTextChar"/>
    <w:uiPriority w:val="99"/>
    <w:unhideWhenUsed/>
    <w:rsid w:val="009A3D28"/>
    <w:pPr>
      <w:spacing w:line="240" w:lineRule="auto"/>
    </w:pPr>
    <w:rPr>
      <w:sz w:val="20"/>
      <w:szCs w:val="20"/>
    </w:rPr>
  </w:style>
  <w:style w:type="character" w:customStyle="1" w:styleId="CommentTextChar">
    <w:name w:val="Comment Text Char"/>
    <w:basedOn w:val="DefaultParagraphFont"/>
    <w:link w:val="CommentText"/>
    <w:uiPriority w:val="99"/>
    <w:rsid w:val="009A3D28"/>
    <w:rPr>
      <w:sz w:val="20"/>
      <w:szCs w:val="20"/>
    </w:rPr>
  </w:style>
  <w:style w:type="paragraph" w:styleId="CommentSubject">
    <w:name w:val="annotation subject"/>
    <w:basedOn w:val="CommentText"/>
    <w:next w:val="CommentText"/>
    <w:link w:val="CommentSubjectChar"/>
    <w:uiPriority w:val="99"/>
    <w:semiHidden/>
    <w:unhideWhenUsed/>
    <w:rsid w:val="009A3D28"/>
    <w:rPr>
      <w:b/>
      <w:bCs/>
    </w:rPr>
  </w:style>
  <w:style w:type="character" w:customStyle="1" w:styleId="CommentSubjectChar">
    <w:name w:val="Comment Subject Char"/>
    <w:basedOn w:val="CommentTextChar"/>
    <w:link w:val="CommentSubject"/>
    <w:uiPriority w:val="99"/>
    <w:semiHidden/>
    <w:rsid w:val="009A3D28"/>
    <w:rPr>
      <w:b/>
      <w:bCs/>
      <w:sz w:val="20"/>
      <w:szCs w:val="20"/>
    </w:rPr>
  </w:style>
  <w:style w:type="paragraph" w:styleId="BalloonText">
    <w:name w:val="Balloon Text"/>
    <w:basedOn w:val="Normal"/>
    <w:link w:val="BalloonTextChar"/>
    <w:uiPriority w:val="99"/>
    <w:semiHidden/>
    <w:unhideWhenUsed/>
    <w:rsid w:val="002647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4756"/>
    <w:rPr>
      <w:rFonts w:ascii="Segoe UI" w:hAnsi="Segoe UI" w:cs="Segoe UI"/>
      <w:sz w:val="18"/>
      <w:szCs w:val="18"/>
    </w:rPr>
  </w:style>
  <w:style w:type="character" w:customStyle="1" w:styleId="whitespace-normal">
    <w:name w:val="whitespace-normal"/>
    <w:basedOn w:val="DefaultParagraphFont"/>
    <w:rsid w:val="00264756"/>
  </w:style>
  <w:style w:type="character" w:styleId="Hyperlink">
    <w:name w:val="Hyperlink"/>
    <w:basedOn w:val="DefaultParagraphFont"/>
    <w:uiPriority w:val="99"/>
    <w:unhideWhenUsed/>
    <w:rsid w:val="00E50BDD"/>
    <w:rPr>
      <w:color w:val="467886" w:themeColor="hyperlink"/>
      <w:u w:val="single"/>
    </w:rPr>
  </w:style>
  <w:style w:type="paragraph" w:styleId="Revision">
    <w:name w:val="Revision"/>
    <w:hidden/>
    <w:uiPriority w:val="99"/>
    <w:semiHidden/>
    <w:rsid w:val="00D3469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38759">
      <w:bodyDiv w:val="1"/>
      <w:marLeft w:val="0"/>
      <w:marRight w:val="0"/>
      <w:marTop w:val="0"/>
      <w:marBottom w:val="0"/>
      <w:divBdr>
        <w:top w:val="none" w:sz="0" w:space="0" w:color="auto"/>
        <w:left w:val="none" w:sz="0" w:space="0" w:color="auto"/>
        <w:bottom w:val="none" w:sz="0" w:space="0" w:color="auto"/>
        <w:right w:val="none" w:sz="0" w:space="0" w:color="auto"/>
      </w:divBdr>
    </w:div>
    <w:div w:id="86848650">
      <w:bodyDiv w:val="1"/>
      <w:marLeft w:val="0"/>
      <w:marRight w:val="0"/>
      <w:marTop w:val="0"/>
      <w:marBottom w:val="0"/>
      <w:divBdr>
        <w:top w:val="none" w:sz="0" w:space="0" w:color="auto"/>
        <w:left w:val="none" w:sz="0" w:space="0" w:color="auto"/>
        <w:bottom w:val="none" w:sz="0" w:space="0" w:color="auto"/>
        <w:right w:val="none" w:sz="0" w:space="0" w:color="auto"/>
      </w:divBdr>
    </w:div>
    <w:div w:id="121654860">
      <w:bodyDiv w:val="1"/>
      <w:marLeft w:val="0"/>
      <w:marRight w:val="0"/>
      <w:marTop w:val="0"/>
      <w:marBottom w:val="0"/>
      <w:divBdr>
        <w:top w:val="none" w:sz="0" w:space="0" w:color="auto"/>
        <w:left w:val="none" w:sz="0" w:space="0" w:color="auto"/>
        <w:bottom w:val="none" w:sz="0" w:space="0" w:color="auto"/>
        <w:right w:val="none" w:sz="0" w:space="0" w:color="auto"/>
      </w:divBdr>
    </w:div>
    <w:div w:id="250354759">
      <w:bodyDiv w:val="1"/>
      <w:marLeft w:val="0"/>
      <w:marRight w:val="0"/>
      <w:marTop w:val="0"/>
      <w:marBottom w:val="0"/>
      <w:divBdr>
        <w:top w:val="none" w:sz="0" w:space="0" w:color="auto"/>
        <w:left w:val="none" w:sz="0" w:space="0" w:color="auto"/>
        <w:bottom w:val="none" w:sz="0" w:space="0" w:color="auto"/>
        <w:right w:val="none" w:sz="0" w:space="0" w:color="auto"/>
      </w:divBdr>
    </w:div>
    <w:div w:id="442650444">
      <w:bodyDiv w:val="1"/>
      <w:marLeft w:val="0"/>
      <w:marRight w:val="0"/>
      <w:marTop w:val="0"/>
      <w:marBottom w:val="0"/>
      <w:divBdr>
        <w:top w:val="none" w:sz="0" w:space="0" w:color="auto"/>
        <w:left w:val="none" w:sz="0" w:space="0" w:color="auto"/>
        <w:bottom w:val="none" w:sz="0" w:space="0" w:color="auto"/>
        <w:right w:val="none" w:sz="0" w:space="0" w:color="auto"/>
      </w:divBdr>
    </w:div>
    <w:div w:id="463162208">
      <w:bodyDiv w:val="1"/>
      <w:marLeft w:val="0"/>
      <w:marRight w:val="0"/>
      <w:marTop w:val="0"/>
      <w:marBottom w:val="0"/>
      <w:divBdr>
        <w:top w:val="none" w:sz="0" w:space="0" w:color="auto"/>
        <w:left w:val="none" w:sz="0" w:space="0" w:color="auto"/>
        <w:bottom w:val="none" w:sz="0" w:space="0" w:color="auto"/>
        <w:right w:val="none" w:sz="0" w:space="0" w:color="auto"/>
      </w:divBdr>
    </w:div>
    <w:div w:id="465397744">
      <w:bodyDiv w:val="1"/>
      <w:marLeft w:val="0"/>
      <w:marRight w:val="0"/>
      <w:marTop w:val="0"/>
      <w:marBottom w:val="0"/>
      <w:divBdr>
        <w:top w:val="none" w:sz="0" w:space="0" w:color="auto"/>
        <w:left w:val="none" w:sz="0" w:space="0" w:color="auto"/>
        <w:bottom w:val="none" w:sz="0" w:space="0" w:color="auto"/>
        <w:right w:val="none" w:sz="0" w:space="0" w:color="auto"/>
      </w:divBdr>
    </w:div>
    <w:div w:id="509686603">
      <w:bodyDiv w:val="1"/>
      <w:marLeft w:val="0"/>
      <w:marRight w:val="0"/>
      <w:marTop w:val="0"/>
      <w:marBottom w:val="0"/>
      <w:divBdr>
        <w:top w:val="none" w:sz="0" w:space="0" w:color="auto"/>
        <w:left w:val="none" w:sz="0" w:space="0" w:color="auto"/>
        <w:bottom w:val="none" w:sz="0" w:space="0" w:color="auto"/>
        <w:right w:val="none" w:sz="0" w:space="0" w:color="auto"/>
      </w:divBdr>
    </w:div>
    <w:div w:id="606473042">
      <w:bodyDiv w:val="1"/>
      <w:marLeft w:val="0"/>
      <w:marRight w:val="0"/>
      <w:marTop w:val="0"/>
      <w:marBottom w:val="0"/>
      <w:divBdr>
        <w:top w:val="none" w:sz="0" w:space="0" w:color="auto"/>
        <w:left w:val="none" w:sz="0" w:space="0" w:color="auto"/>
        <w:bottom w:val="none" w:sz="0" w:space="0" w:color="auto"/>
        <w:right w:val="none" w:sz="0" w:space="0" w:color="auto"/>
      </w:divBdr>
    </w:div>
    <w:div w:id="656035089">
      <w:bodyDiv w:val="1"/>
      <w:marLeft w:val="0"/>
      <w:marRight w:val="0"/>
      <w:marTop w:val="0"/>
      <w:marBottom w:val="0"/>
      <w:divBdr>
        <w:top w:val="none" w:sz="0" w:space="0" w:color="auto"/>
        <w:left w:val="none" w:sz="0" w:space="0" w:color="auto"/>
        <w:bottom w:val="none" w:sz="0" w:space="0" w:color="auto"/>
        <w:right w:val="none" w:sz="0" w:space="0" w:color="auto"/>
      </w:divBdr>
    </w:div>
    <w:div w:id="706106380">
      <w:bodyDiv w:val="1"/>
      <w:marLeft w:val="0"/>
      <w:marRight w:val="0"/>
      <w:marTop w:val="0"/>
      <w:marBottom w:val="0"/>
      <w:divBdr>
        <w:top w:val="none" w:sz="0" w:space="0" w:color="auto"/>
        <w:left w:val="none" w:sz="0" w:space="0" w:color="auto"/>
        <w:bottom w:val="none" w:sz="0" w:space="0" w:color="auto"/>
        <w:right w:val="none" w:sz="0" w:space="0" w:color="auto"/>
      </w:divBdr>
    </w:div>
    <w:div w:id="937252176">
      <w:bodyDiv w:val="1"/>
      <w:marLeft w:val="0"/>
      <w:marRight w:val="0"/>
      <w:marTop w:val="0"/>
      <w:marBottom w:val="0"/>
      <w:divBdr>
        <w:top w:val="none" w:sz="0" w:space="0" w:color="auto"/>
        <w:left w:val="none" w:sz="0" w:space="0" w:color="auto"/>
        <w:bottom w:val="none" w:sz="0" w:space="0" w:color="auto"/>
        <w:right w:val="none" w:sz="0" w:space="0" w:color="auto"/>
      </w:divBdr>
    </w:div>
    <w:div w:id="1154179782">
      <w:bodyDiv w:val="1"/>
      <w:marLeft w:val="0"/>
      <w:marRight w:val="0"/>
      <w:marTop w:val="0"/>
      <w:marBottom w:val="0"/>
      <w:divBdr>
        <w:top w:val="none" w:sz="0" w:space="0" w:color="auto"/>
        <w:left w:val="none" w:sz="0" w:space="0" w:color="auto"/>
        <w:bottom w:val="none" w:sz="0" w:space="0" w:color="auto"/>
        <w:right w:val="none" w:sz="0" w:space="0" w:color="auto"/>
      </w:divBdr>
    </w:div>
    <w:div w:id="1165515354">
      <w:bodyDiv w:val="1"/>
      <w:marLeft w:val="0"/>
      <w:marRight w:val="0"/>
      <w:marTop w:val="0"/>
      <w:marBottom w:val="0"/>
      <w:divBdr>
        <w:top w:val="none" w:sz="0" w:space="0" w:color="auto"/>
        <w:left w:val="none" w:sz="0" w:space="0" w:color="auto"/>
        <w:bottom w:val="none" w:sz="0" w:space="0" w:color="auto"/>
        <w:right w:val="none" w:sz="0" w:space="0" w:color="auto"/>
      </w:divBdr>
    </w:div>
    <w:div w:id="1275331313">
      <w:bodyDiv w:val="1"/>
      <w:marLeft w:val="0"/>
      <w:marRight w:val="0"/>
      <w:marTop w:val="0"/>
      <w:marBottom w:val="0"/>
      <w:divBdr>
        <w:top w:val="none" w:sz="0" w:space="0" w:color="auto"/>
        <w:left w:val="none" w:sz="0" w:space="0" w:color="auto"/>
        <w:bottom w:val="none" w:sz="0" w:space="0" w:color="auto"/>
        <w:right w:val="none" w:sz="0" w:space="0" w:color="auto"/>
      </w:divBdr>
    </w:div>
    <w:div w:id="1277248240">
      <w:bodyDiv w:val="1"/>
      <w:marLeft w:val="0"/>
      <w:marRight w:val="0"/>
      <w:marTop w:val="0"/>
      <w:marBottom w:val="0"/>
      <w:divBdr>
        <w:top w:val="none" w:sz="0" w:space="0" w:color="auto"/>
        <w:left w:val="none" w:sz="0" w:space="0" w:color="auto"/>
        <w:bottom w:val="none" w:sz="0" w:space="0" w:color="auto"/>
        <w:right w:val="none" w:sz="0" w:space="0" w:color="auto"/>
      </w:divBdr>
    </w:div>
    <w:div w:id="1313026576">
      <w:bodyDiv w:val="1"/>
      <w:marLeft w:val="0"/>
      <w:marRight w:val="0"/>
      <w:marTop w:val="0"/>
      <w:marBottom w:val="0"/>
      <w:divBdr>
        <w:top w:val="none" w:sz="0" w:space="0" w:color="auto"/>
        <w:left w:val="none" w:sz="0" w:space="0" w:color="auto"/>
        <w:bottom w:val="none" w:sz="0" w:space="0" w:color="auto"/>
        <w:right w:val="none" w:sz="0" w:space="0" w:color="auto"/>
      </w:divBdr>
    </w:div>
    <w:div w:id="1615862333">
      <w:bodyDiv w:val="1"/>
      <w:marLeft w:val="0"/>
      <w:marRight w:val="0"/>
      <w:marTop w:val="0"/>
      <w:marBottom w:val="0"/>
      <w:divBdr>
        <w:top w:val="none" w:sz="0" w:space="0" w:color="auto"/>
        <w:left w:val="none" w:sz="0" w:space="0" w:color="auto"/>
        <w:bottom w:val="none" w:sz="0" w:space="0" w:color="auto"/>
        <w:right w:val="none" w:sz="0" w:space="0" w:color="auto"/>
      </w:divBdr>
    </w:div>
    <w:div w:id="1671130257">
      <w:bodyDiv w:val="1"/>
      <w:marLeft w:val="0"/>
      <w:marRight w:val="0"/>
      <w:marTop w:val="0"/>
      <w:marBottom w:val="0"/>
      <w:divBdr>
        <w:top w:val="none" w:sz="0" w:space="0" w:color="auto"/>
        <w:left w:val="none" w:sz="0" w:space="0" w:color="auto"/>
        <w:bottom w:val="none" w:sz="0" w:space="0" w:color="auto"/>
        <w:right w:val="none" w:sz="0" w:space="0" w:color="auto"/>
      </w:divBdr>
    </w:div>
    <w:div w:id="1855997649">
      <w:bodyDiv w:val="1"/>
      <w:marLeft w:val="0"/>
      <w:marRight w:val="0"/>
      <w:marTop w:val="0"/>
      <w:marBottom w:val="0"/>
      <w:divBdr>
        <w:top w:val="none" w:sz="0" w:space="0" w:color="auto"/>
        <w:left w:val="none" w:sz="0" w:space="0" w:color="auto"/>
        <w:bottom w:val="none" w:sz="0" w:space="0" w:color="auto"/>
        <w:right w:val="none" w:sz="0" w:space="0" w:color="auto"/>
      </w:divBdr>
    </w:div>
    <w:div w:id="1935749026">
      <w:bodyDiv w:val="1"/>
      <w:marLeft w:val="0"/>
      <w:marRight w:val="0"/>
      <w:marTop w:val="0"/>
      <w:marBottom w:val="0"/>
      <w:divBdr>
        <w:top w:val="none" w:sz="0" w:space="0" w:color="auto"/>
        <w:left w:val="none" w:sz="0" w:space="0" w:color="auto"/>
        <w:bottom w:val="none" w:sz="0" w:space="0" w:color="auto"/>
        <w:right w:val="none" w:sz="0" w:space="0" w:color="auto"/>
      </w:divBdr>
    </w:div>
    <w:div w:id="2048144726">
      <w:bodyDiv w:val="1"/>
      <w:marLeft w:val="0"/>
      <w:marRight w:val="0"/>
      <w:marTop w:val="0"/>
      <w:marBottom w:val="0"/>
      <w:divBdr>
        <w:top w:val="none" w:sz="0" w:space="0" w:color="auto"/>
        <w:left w:val="none" w:sz="0" w:space="0" w:color="auto"/>
        <w:bottom w:val="none" w:sz="0" w:space="0" w:color="auto"/>
        <w:right w:val="none" w:sz="0" w:space="0" w:color="auto"/>
      </w:divBdr>
    </w:div>
    <w:div w:id="2052918451">
      <w:bodyDiv w:val="1"/>
      <w:marLeft w:val="0"/>
      <w:marRight w:val="0"/>
      <w:marTop w:val="0"/>
      <w:marBottom w:val="0"/>
      <w:divBdr>
        <w:top w:val="none" w:sz="0" w:space="0" w:color="auto"/>
        <w:left w:val="none" w:sz="0" w:space="0" w:color="auto"/>
        <w:bottom w:val="none" w:sz="0" w:space="0" w:color="auto"/>
        <w:right w:val="none" w:sz="0" w:space="0" w:color="auto"/>
      </w:divBdr>
    </w:div>
    <w:div w:id="2063671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7</Pages>
  <Words>3868</Words>
  <Characters>22050</Characters>
  <Application>Microsoft Office Word</Application>
  <DocSecurity>0</DocSecurity>
  <Lines>183</Lines>
  <Paragraphs>51</Paragraphs>
  <ScaleCrop>false</ScaleCrop>
  <HeadingPairs>
    <vt:vector size="6" baseType="variant">
      <vt:variant>
        <vt:lpstr>Title</vt:lpstr>
      </vt:variant>
      <vt:variant>
        <vt:i4>1</vt:i4>
      </vt:variant>
      <vt:variant>
        <vt:lpstr>Titre</vt:lpstr>
      </vt:variant>
      <vt:variant>
        <vt:i4>1</vt:i4>
      </vt:variant>
      <vt:variant>
        <vt:lpstr>Titel</vt:lpstr>
      </vt:variant>
      <vt:variant>
        <vt:i4>1</vt:i4>
      </vt:variant>
    </vt:vector>
  </HeadingPairs>
  <TitlesOfParts>
    <vt:vector size="3" baseType="lpstr">
      <vt:lpstr/>
      <vt:lpstr/>
      <vt:lpstr/>
    </vt:vector>
  </TitlesOfParts>
  <Company/>
  <LinksUpToDate>false</LinksUpToDate>
  <CharactersWithSpaces>25867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TU-Pseudonym 17491264755355562836862550602</dc:creator>
  <cp:keywords/>
  <dc:description/>
  <cp:lastModifiedBy>Javier R Rigueiro</cp:lastModifiedBy>
  <cp:revision>15</cp:revision>
  <dcterms:created xsi:type="dcterms:W3CDTF">2026-02-15T23:14:00Z</dcterms:created>
  <dcterms:modified xsi:type="dcterms:W3CDTF">2026-02-26T17:16:00Z</dcterms:modified>
</cp:coreProperties>
</file>